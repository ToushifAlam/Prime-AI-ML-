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C16D4" w14:textId="379DEFAE" w:rsidR="00790425" w:rsidRDefault="007E183B">
      <w:r>
        <w:t>Variables in Python should be meaningful and follow some rules while creating.</w:t>
      </w:r>
    </w:p>
    <w:p w14:paraId="558C7C1E" w14:textId="5D1A06BF" w:rsidR="007E183B" w:rsidRDefault="007E183B">
      <w:r>
        <w:t>Data Types: Integer, String, Float, Boolean, None</w:t>
      </w:r>
    </w:p>
    <w:p w14:paraId="6E35087E" w14:textId="1CD0FE0A" w:rsidR="007E183B" w:rsidRDefault="007E183B">
      <w:r>
        <w:t>Keywords are reserved words like False, None, True, and, as, assert, async, await, break, continue and many more also there are comments (#) in python</w:t>
      </w:r>
    </w:p>
    <w:p w14:paraId="499BE04E" w14:textId="1B08DCB7" w:rsidR="00DA2ECA" w:rsidRDefault="00DA2ECA">
      <w:r>
        <w:t xml:space="preserve">Style Guide -&gt; We follow </w:t>
      </w:r>
      <w:proofErr w:type="spellStart"/>
      <w:r>
        <w:t>snake_case</w:t>
      </w:r>
      <w:proofErr w:type="spellEnd"/>
      <w:r>
        <w:t xml:space="preserve"> in Python</w:t>
      </w:r>
    </w:p>
    <w:p w14:paraId="5A881095" w14:textId="25AE7C9F" w:rsidR="00DA2ECA" w:rsidRDefault="00DA2ECA">
      <w:r>
        <w:t>Operators: Arithmetic, Relational/Comparison, Assignment, Logical</w:t>
      </w:r>
      <w:r w:rsidR="004A438C">
        <w:t>, bitwise* &amp; membership*</w:t>
      </w:r>
    </w:p>
    <w:p w14:paraId="4EF8FC72" w14:textId="51B7DA02" w:rsidR="004A438C" w:rsidRDefault="004A438C">
      <w:r>
        <w:t xml:space="preserve">Operator </w:t>
      </w:r>
      <w:proofErr w:type="spellStart"/>
      <w:r>
        <w:t>Precedance</w:t>
      </w:r>
      <w:proofErr w:type="spellEnd"/>
      <w:r>
        <w:t>: [()</w:t>
      </w:r>
      <w:proofErr w:type="gramStart"/>
      <w:r>
        <w:t>],  [</w:t>
      </w:r>
      <w:proofErr w:type="gramEnd"/>
      <w:r>
        <w:t>**</w:t>
      </w:r>
      <w:proofErr w:type="gramStart"/>
      <w:r>
        <w:t>],  [</w:t>
      </w:r>
      <w:proofErr w:type="gramEnd"/>
      <w:r>
        <w:t xml:space="preserve">*, </w:t>
      </w:r>
      <w:proofErr w:type="gramStart"/>
      <w:r>
        <w:t>/ ,</w:t>
      </w:r>
      <w:proofErr w:type="gramEnd"/>
      <w:r>
        <w:t>%</w:t>
      </w:r>
      <w:proofErr w:type="gramStart"/>
      <w:r>
        <w:t>],  [</w:t>
      </w:r>
      <w:proofErr w:type="gramEnd"/>
      <w:r>
        <w:t>+, -</w:t>
      </w:r>
      <w:proofErr w:type="gramStart"/>
      <w:r>
        <w:t>],  [</w:t>
      </w:r>
      <w:proofErr w:type="gramEnd"/>
      <w:r>
        <w:t>==</w:t>
      </w:r>
      <w:proofErr w:type="gramStart"/>
      <w:r>
        <w:t>, !</w:t>
      </w:r>
      <w:proofErr w:type="gramEnd"/>
      <w:r>
        <w:t>=, &gt;, &gt;=, &lt;, &lt;=</w:t>
      </w:r>
      <w:proofErr w:type="gramStart"/>
      <w:r>
        <w:t>],  [</w:t>
      </w:r>
      <w:proofErr w:type="gramEnd"/>
      <w:r>
        <w:t>not</w:t>
      </w:r>
      <w:proofErr w:type="gramStart"/>
      <w:r>
        <w:t>],  [</w:t>
      </w:r>
      <w:proofErr w:type="gramEnd"/>
      <w:r>
        <w:t>and</w:t>
      </w:r>
      <w:proofErr w:type="gramStart"/>
      <w:r>
        <w:t>],  [or]  --</w:t>
      </w:r>
      <w:proofErr w:type="gramEnd"/>
      <w:r>
        <w:t xml:space="preserve"> Same goes left to right</w:t>
      </w:r>
    </w:p>
    <w:p w14:paraId="6F1895FD" w14:textId="6C3C32B9" w:rsidR="004A438C" w:rsidRDefault="004A438C">
      <w:r>
        <w:t>Type Conversion (Between Compatible Data types): Type Conversion (automatically), Type Casting (explicit)</w:t>
      </w:r>
    </w:p>
    <w:p w14:paraId="24A6468A" w14:textId="31EF56EF" w:rsidR="00700E70" w:rsidRDefault="00700E70">
      <w:r>
        <w:t xml:space="preserve">Conditional Statements: if, </w:t>
      </w:r>
      <w:proofErr w:type="spellStart"/>
      <w:r>
        <w:t>elif</w:t>
      </w:r>
      <w:proofErr w:type="spellEnd"/>
      <w:r>
        <w:t>, else</w:t>
      </w:r>
      <w:r w:rsidR="00DE4279">
        <w:t>, Match Case</w:t>
      </w:r>
    </w:p>
    <w:p w14:paraId="13F9CD58" w14:textId="7C026FE3" w:rsidR="001937F3" w:rsidRDefault="001937F3">
      <w:r>
        <w:t>Loops: for, while</w:t>
      </w:r>
    </w:p>
    <w:p w14:paraId="7F084843" w14:textId="4461933D" w:rsidR="003D4A30" w:rsidRDefault="003D4A30">
      <w:r>
        <w:t>Functions: built-int (</w:t>
      </w:r>
      <w:proofErr w:type="gramStart"/>
      <w:r>
        <w:t>print(</w:t>
      </w:r>
      <w:proofErr w:type="gramEnd"/>
      <w:r>
        <w:t xml:space="preserve">), </w:t>
      </w:r>
      <w:proofErr w:type="gramStart"/>
      <w:r>
        <w:t>input(</w:t>
      </w:r>
      <w:proofErr w:type="gramEnd"/>
      <w:r>
        <w:t xml:space="preserve">), </w:t>
      </w:r>
      <w:proofErr w:type="gramStart"/>
      <w:r>
        <w:t>type(</w:t>
      </w:r>
      <w:proofErr w:type="gramEnd"/>
      <w:r>
        <w:t xml:space="preserve">), </w:t>
      </w:r>
      <w:proofErr w:type="gramStart"/>
      <w:r>
        <w:t>range(</w:t>
      </w:r>
      <w:proofErr w:type="gramEnd"/>
      <w:r>
        <w:t>)), user defined</w:t>
      </w:r>
    </w:p>
    <w:p w14:paraId="1F54267B" w14:textId="194543DC" w:rsidR="003D4A30" w:rsidRDefault="003D4A30">
      <w:r>
        <w:t xml:space="preserve">Lambda </w:t>
      </w:r>
      <w:proofErr w:type="gramStart"/>
      <w:r>
        <w:t>function(</w:t>
      </w:r>
      <w:proofErr w:type="gramEnd"/>
      <w:r>
        <w:t xml:space="preserve">used in High Order Functions): lambda 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 xml:space="preserve">: </w:t>
      </w:r>
      <w:proofErr w:type="spellStart"/>
      <w:r>
        <w:t>a+b+c</w:t>
      </w:r>
      <w:proofErr w:type="spellEnd"/>
    </w:p>
    <w:p w14:paraId="45583950" w14:textId="7F6A7095" w:rsidR="009D28FD" w:rsidRDefault="009D28FD">
      <w:r>
        <w:t>Strings: Python strings are immutable, Operations -&gt; Slicing, Formatting</w:t>
      </w:r>
      <w:r w:rsidR="00A15896">
        <w:t xml:space="preserve"> (“</w:t>
      </w:r>
      <w:proofErr w:type="gramStart"/>
      <w:r w:rsidR="00A15896">
        <w:t>”.format</w:t>
      </w:r>
      <w:proofErr w:type="gramEnd"/>
      <w:r w:rsidR="00A15896">
        <w:t>, f”” &lt;- f-strings)</w:t>
      </w:r>
    </w:p>
    <w:p w14:paraId="63C02D2D" w14:textId="32378FD5" w:rsidR="00A15896" w:rsidRDefault="00A15896">
      <w:r>
        <w:t xml:space="preserve">Lists: Python lists are mutable. Methods = </w:t>
      </w:r>
      <w:proofErr w:type="spellStart"/>
      <w:proofErr w:type="gramStart"/>
      <w:r>
        <w:t>l.append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 xml:space="preserve">), </w:t>
      </w:r>
      <w:proofErr w:type="spellStart"/>
      <w:proofErr w:type="gramStart"/>
      <w:r>
        <w:t>l.insert</w:t>
      </w:r>
      <w:proofErr w:type="spellEnd"/>
      <w:proofErr w:type="gramEnd"/>
      <w:r>
        <w:t>(</w:t>
      </w:r>
      <w:proofErr w:type="spellStart"/>
      <w:r>
        <w:t>idx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), </w:t>
      </w:r>
      <w:proofErr w:type="spellStart"/>
      <w:proofErr w:type="gramStart"/>
      <w:r>
        <w:t>l.sort</w:t>
      </w:r>
      <w:proofErr w:type="spellEnd"/>
      <w:proofErr w:type="gramEnd"/>
      <w:r>
        <w:t xml:space="preserve">(), </w:t>
      </w:r>
      <w:proofErr w:type="spellStart"/>
      <w:proofErr w:type="gramStart"/>
      <w:r>
        <w:t>l.reverse</w:t>
      </w:r>
      <w:proofErr w:type="spellEnd"/>
      <w:proofErr w:type="gramEnd"/>
      <w:r>
        <w:t>()</w:t>
      </w:r>
    </w:p>
    <w:p w14:paraId="69AE147D" w14:textId="67F4336A" w:rsidR="00A47DD4" w:rsidRDefault="00A47DD4">
      <w:r>
        <w:t xml:space="preserve">Tuples: Immutable sequence of values (Imagine as immutable lists), methods = </w:t>
      </w:r>
      <w:proofErr w:type="spellStart"/>
      <w:proofErr w:type="gramStart"/>
      <w:r>
        <w:t>t.index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 xml:space="preserve">), </w:t>
      </w:r>
      <w:proofErr w:type="spellStart"/>
      <w:proofErr w:type="gramStart"/>
      <w:r>
        <w:t>t.count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>)</w:t>
      </w:r>
    </w:p>
    <w:p w14:paraId="1AEDA410" w14:textId="4F487AD4" w:rsidR="0076307F" w:rsidRDefault="0076307F">
      <w:r>
        <w:t xml:space="preserve">Dictionary: </w:t>
      </w:r>
      <w:proofErr w:type="spellStart"/>
      <w:r>
        <w:t>key:value</w:t>
      </w:r>
      <w:proofErr w:type="spellEnd"/>
      <w:r>
        <w:t xml:space="preserve"> pairs &amp; Python dictionaries are mutable</w:t>
      </w:r>
      <w:r w:rsidR="00215C91">
        <w:t>.</w:t>
      </w:r>
      <w:r>
        <w:t xml:space="preserve"> Methods = </w:t>
      </w:r>
      <w:proofErr w:type="spellStart"/>
      <w:proofErr w:type="gramStart"/>
      <w:r>
        <w:t>d.keys</w:t>
      </w:r>
      <w:proofErr w:type="spellEnd"/>
      <w:proofErr w:type="gramEnd"/>
      <w:r>
        <w:t xml:space="preserve">(), </w:t>
      </w:r>
      <w:proofErr w:type="spellStart"/>
      <w:proofErr w:type="gramStart"/>
      <w:r>
        <w:t>d.values</w:t>
      </w:r>
      <w:proofErr w:type="spellEnd"/>
      <w:proofErr w:type="gramEnd"/>
      <w:r>
        <w:t xml:space="preserve">(), </w:t>
      </w:r>
      <w:proofErr w:type="spellStart"/>
      <w:proofErr w:type="gramStart"/>
      <w:r>
        <w:t>d.items</w:t>
      </w:r>
      <w:proofErr w:type="spellEnd"/>
      <w:proofErr w:type="gramEnd"/>
      <w:r>
        <w:t xml:space="preserve">(), </w:t>
      </w:r>
      <w:proofErr w:type="spellStart"/>
      <w:r>
        <w:t>d.get</w:t>
      </w:r>
      <w:proofErr w:type="spellEnd"/>
      <w:r>
        <w:t>(</w:t>
      </w:r>
      <w:proofErr w:type="spellStart"/>
      <w:r>
        <w:t>val</w:t>
      </w:r>
      <w:proofErr w:type="spellEnd"/>
      <w:r>
        <w:t xml:space="preserve">), </w:t>
      </w:r>
      <w:proofErr w:type="spellStart"/>
      <w:proofErr w:type="gramStart"/>
      <w:r>
        <w:t>d.update</w:t>
      </w:r>
      <w:proofErr w:type="spellEnd"/>
      <w:proofErr w:type="gramEnd"/>
      <w:r>
        <w:t>(</w:t>
      </w:r>
      <w:proofErr w:type="spellStart"/>
      <w:r>
        <w:t>new_item</w:t>
      </w:r>
      <w:proofErr w:type="spellEnd"/>
      <w:r>
        <w:t>)</w:t>
      </w:r>
    </w:p>
    <w:p w14:paraId="12791E6C" w14:textId="117ED990" w:rsidR="00215C91" w:rsidRDefault="00215C91">
      <w:r>
        <w:t xml:space="preserve">Sets: Collection of unique elements. Sets can be mutable, but their elements should be immutable (Lists &amp; Dictionaries can’t be elements of a set). Methods = </w:t>
      </w:r>
      <w:proofErr w:type="spellStart"/>
      <w:r>
        <w:t>s.add</w:t>
      </w:r>
      <w:proofErr w:type="spellEnd"/>
      <w:r>
        <w:t>(</w:t>
      </w:r>
      <w:proofErr w:type="spellStart"/>
      <w:r>
        <w:t>val</w:t>
      </w:r>
      <w:proofErr w:type="spellEnd"/>
      <w:r>
        <w:t xml:space="preserve">), </w:t>
      </w:r>
      <w:proofErr w:type="spellStart"/>
      <w:proofErr w:type="gramStart"/>
      <w:r>
        <w:t>s.remove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 xml:space="preserve">), </w:t>
      </w:r>
      <w:proofErr w:type="spellStart"/>
      <w:proofErr w:type="gramStart"/>
      <w:r>
        <w:t>s.clear</w:t>
      </w:r>
      <w:proofErr w:type="spellEnd"/>
      <w:proofErr w:type="gramEnd"/>
      <w:r>
        <w:t xml:space="preserve">(), 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s.union</w:t>
      </w:r>
      <w:proofErr w:type="spellEnd"/>
      <w:proofErr w:type="gramEnd"/>
      <w:r>
        <w:t xml:space="preserve">(set2), </w:t>
      </w:r>
      <w:proofErr w:type="spellStart"/>
      <w:proofErr w:type="gramStart"/>
      <w:r>
        <w:t>s.intersection</w:t>
      </w:r>
      <w:proofErr w:type="spellEnd"/>
      <w:proofErr w:type="gramEnd"/>
      <w:r>
        <w:t>(set2)</w:t>
      </w:r>
    </w:p>
    <w:p w14:paraId="3046004E" w14:textId="77777777" w:rsidR="00A24D79" w:rsidRDefault="00A24D79"/>
    <w:p w14:paraId="2B7E3CE2" w14:textId="7D7A5B52" w:rsidR="00A24D79" w:rsidRPr="00A704BD" w:rsidRDefault="00A24D79">
      <w:pPr>
        <w:rPr>
          <w:b/>
          <w:bCs/>
        </w:rPr>
      </w:pPr>
      <w:r w:rsidRPr="00A704BD">
        <w:rPr>
          <w:b/>
          <w:bCs/>
        </w:rPr>
        <w:t>Object Oriented Programming (OOPs)</w:t>
      </w:r>
    </w:p>
    <w:p w14:paraId="736A7ABD" w14:textId="77D25392" w:rsidR="00A24D79" w:rsidRDefault="004912D3">
      <w:r>
        <w:t>Properties (attributes), Behaviours (methods)</w:t>
      </w:r>
    </w:p>
    <w:p w14:paraId="2C0D4568" w14:textId="242D342F" w:rsidR="00332392" w:rsidRDefault="00332392">
      <w:r>
        <w:t xml:space="preserve">Constructor –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Method: Default &amp; Parameterised. We can’t create multiple constructors in Python; otherwise, it takes the last one if all are the same, and if different, then it gives errors</w:t>
      </w:r>
    </w:p>
    <w:p w14:paraId="74F6C4FC" w14:textId="49BE22C3" w:rsidR="00332392" w:rsidRDefault="00332392">
      <w:r>
        <w:t xml:space="preserve">Attributes: Class (belongs to Class) - common &amp; Instance (belongs to Object) </w:t>
      </w:r>
      <w:r w:rsidR="00666800">
        <w:t>–</w:t>
      </w:r>
      <w:r>
        <w:t xml:space="preserve"> unique</w:t>
      </w:r>
    </w:p>
    <w:p w14:paraId="229508AA" w14:textId="5B3FF5C4" w:rsidR="00666800" w:rsidRDefault="00666800">
      <w:r>
        <w:t>Methods: Instance, Class (use decorator [@classmethod] which changes the behaviour of a class and changes it to class method), Static</w:t>
      </w:r>
    </w:p>
    <w:p w14:paraId="404DF18B" w14:textId="793BB228" w:rsidR="00E242B6" w:rsidRDefault="00E242B6">
      <w:r>
        <w:t>Encapsulation: Wrapping data and functions into a single unit &lt;- Class &amp; also we can do data hiding. Public (accessible anywhere), Protected (accessible in classes and their subclasses), Private (accessible only inside the class) attributes</w:t>
      </w:r>
    </w:p>
    <w:p w14:paraId="2412F677" w14:textId="3E1B2132" w:rsidR="00F470E5" w:rsidRDefault="00F470E5">
      <w:r>
        <w:lastRenderedPageBreak/>
        <w:t>Inheritance: Reusing attribute &amp; methods from a Parent (Base) class</w:t>
      </w:r>
      <w:r w:rsidR="00692B09">
        <w:t>. Single Level Inheritance, Multi Level Inheritance, Multiple Inheritance</w:t>
      </w:r>
    </w:p>
    <w:p w14:paraId="63604956" w14:textId="7808DD1D" w:rsidR="00090ACA" w:rsidRDefault="00090ACA">
      <w:r>
        <w:t>Abstraction: Hiding Internal details &amp; showing only essential features. Abstract classes are blue print for other classes</w:t>
      </w:r>
    </w:p>
    <w:p w14:paraId="2EC776E0" w14:textId="20E152A7" w:rsidR="00090ACA" w:rsidRDefault="00090ACA">
      <w:r>
        <w:t>Polymorphisms: Many forms</w:t>
      </w:r>
      <w:r w:rsidR="00F855E0">
        <w:t>. Operator Overloading &amp; Overriding. Function Overriding (inheritance) &amp; Duck Typing</w:t>
      </w:r>
    </w:p>
    <w:p w14:paraId="41234D57" w14:textId="77777777" w:rsidR="003116EF" w:rsidRDefault="003116EF"/>
    <w:p w14:paraId="727A3693" w14:textId="448E4714" w:rsidR="003116EF" w:rsidRPr="00A704BD" w:rsidRDefault="003116EF">
      <w:pPr>
        <w:rPr>
          <w:b/>
          <w:bCs/>
        </w:rPr>
      </w:pPr>
      <w:r w:rsidRPr="00A704BD">
        <w:rPr>
          <w:b/>
          <w:bCs/>
        </w:rPr>
        <w:t>File I/O</w:t>
      </w:r>
    </w:p>
    <w:p w14:paraId="1EDC2BFF" w14:textId="3C9A9BEA" w:rsidR="003116EF" w:rsidRDefault="003116EF">
      <w:r>
        <w:t>Operations: Open, read &amp; close</w:t>
      </w:r>
    </w:p>
    <w:p w14:paraId="746F4AAB" w14:textId="0026C0AA" w:rsidR="003116EF" w:rsidRDefault="003116EF">
      <w:r>
        <w:t xml:space="preserve">F = </w:t>
      </w:r>
      <w:proofErr w:type="gramStart"/>
      <w:r>
        <w:t>open(</w:t>
      </w:r>
      <w:proofErr w:type="gramEnd"/>
      <w:r>
        <w:t>“data.txt”, “r”)</w:t>
      </w:r>
    </w:p>
    <w:p w14:paraId="1CC5BDD8" w14:textId="40ED6163" w:rsidR="004A365D" w:rsidRDefault="004A365D">
      <w:r>
        <w:t xml:space="preserve">r (reading [default]), w (writing, truncates file first), x (creates new &amp; open for writing), a (writing, appends at end), b (binary mode), t (text mode [default]), + (opens disk file for </w:t>
      </w:r>
      <w:proofErr w:type="gramStart"/>
      <w:r>
        <w:t>update(</w:t>
      </w:r>
      <w:proofErr w:type="gramEnd"/>
      <w:r>
        <w:t>r &amp; w))</w:t>
      </w:r>
    </w:p>
    <w:p w14:paraId="3C6F3657" w14:textId="44047584" w:rsidR="007B393E" w:rsidRDefault="007B393E">
      <w:r>
        <w:t xml:space="preserve">with Keyword -&gt; with </w:t>
      </w:r>
      <w:proofErr w:type="gramStart"/>
      <w:r>
        <w:t>open(</w:t>
      </w:r>
      <w:proofErr w:type="gramEnd"/>
      <w:r>
        <w:t>“data.txt”, “r”) as f: print(</w:t>
      </w:r>
      <w:proofErr w:type="spellStart"/>
      <w:proofErr w:type="gramStart"/>
      <w:r>
        <w:t>f.read</w:t>
      </w:r>
      <w:proofErr w:type="spellEnd"/>
      <w:proofErr w:type="gramEnd"/>
      <w:r>
        <w:t>())</w:t>
      </w:r>
    </w:p>
    <w:p w14:paraId="48C16EF4" w14:textId="092A184A" w:rsidR="007B393E" w:rsidRDefault="007B393E">
      <w:r>
        <w:t xml:space="preserve">Delete files: </w:t>
      </w:r>
      <w:proofErr w:type="spellStart"/>
      <w:r>
        <w:t>os</w:t>
      </w:r>
      <w:proofErr w:type="spellEnd"/>
      <w:r>
        <w:t xml:space="preserve"> modules</w:t>
      </w:r>
    </w:p>
    <w:p w14:paraId="2ACA3AB6" w14:textId="2DCC92A1" w:rsidR="007B393E" w:rsidRDefault="007B393E">
      <w:r>
        <w:t>Exception Handling: try, except, else, finally</w:t>
      </w:r>
    </w:p>
    <w:p w14:paraId="77DEDA7A" w14:textId="3B470623" w:rsidR="00CA3235" w:rsidRDefault="00CA3235">
      <w:r>
        <w:t xml:space="preserve">List Comprehensions: [output for item in </w:t>
      </w:r>
      <w:proofErr w:type="spellStart"/>
      <w:r>
        <w:t>iterable</w:t>
      </w:r>
      <w:proofErr w:type="spellEnd"/>
      <w:r>
        <w:t xml:space="preserve"> if condition]</w:t>
      </w:r>
    </w:p>
    <w:p w14:paraId="5EE0AD73" w14:textId="332CF7FC" w:rsidR="003C67AE" w:rsidRDefault="003C67AE">
      <w:r>
        <w:t xml:space="preserve">JSON Module (JavaScript Object Notation): import </w:t>
      </w:r>
      <w:proofErr w:type="spellStart"/>
      <w:r>
        <w:t>json</w:t>
      </w:r>
      <w:proofErr w:type="spellEnd"/>
      <w:r>
        <w:t>. Arrays-&gt;list, object-&gt;</w:t>
      </w:r>
      <w:proofErr w:type="spellStart"/>
      <w:r>
        <w:t>dict</w:t>
      </w:r>
      <w:proofErr w:type="spellEnd"/>
      <w:r>
        <w:t>, string-&gt;str, null-&gt;None</w:t>
      </w:r>
    </w:p>
    <w:p w14:paraId="47110730" w14:textId="5D09789E" w:rsidR="00B81059" w:rsidRDefault="00B81059">
      <w:proofErr w:type="spellStart"/>
      <w:r>
        <w:t>Json.loads</w:t>
      </w:r>
      <w:proofErr w:type="spellEnd"/>
      <w:r>
        <w:t xml:space="preserve">(), </w:t>
      </w:r>
      <w:proofErr w:type="spellStart"/>
      <w:proofErr w:type="gramStart"/>
      <w:r>
        <w:t>json.dumps</w:t>
      </w:r>
      <w:proofErr w:type="spellEnd"/>
      <w:proofErr w:type="gramEnd"/>
      <w:r>
        <w:t xml:space="preserve">(), </w:t>
      </w:r>
      <w:proofErr w:type="spellStart"/>
      <w:proofErr w:type="gramStart"/>
      <w:r>
        <w:t>json.load</w:t>
      </w:r>
      <w:proofErr w:type="spellEnd"/>
      <w:proofErr w:type="gramEnd"/>
      <w:r>
        <w:t xml:space="preserve">(), </w:t>
      </w:r>
      <w:proofErr w:type="spellStart"/>
      <w:proofErr w:type="gramStart"/>
      <w:r>
        <w:t>json.dump</w:t>
      </w:r>
      <w:proofErr w:type="spellEnd"/>
      <w:proofErr w:type="gramEnd"/>
      <w:r>
        <w:t>()</w:t>
      </w:r>
    </w:p>
    <w:p w14:paraId="2F4D18F6" w14:textId="77777777" w:rsidR="00D04305" w:rsidRDefault="00D04305"/>
    <w:p w14:paraId="4ED9AC1D" w14:textId="77777777" w:rsidR="00D04305" w:rsidRDefault="00D04305"/>
    <w:p w14:paraId="6EA78AAC" w14:textId="4D21A0F9" w:rsidR="00D04305" w:rsidRPr="00A704BD" w:rsidRDefault="00D04305">
      <w:pPr>
        <w:rPr>
          <w:b/>
          <w:bCs/>
          <w:sz w:val="28"/>
          <w:szCs w:val="28"/>
        </w:rPr>
      </w:pPr>
      <w:r w:rsidRPr="00A704BD">
        <w:rPr>
          <w:b/>
          <w:bCs/>
          <w:sz w:val="28"/>
          <w:szCs w:val="28"/>
        </w:rPr>
        <w:t>DATA</w:t>
      </w:r>
    </w:p>
    <w:p w14:paraId="31DA6E5C" w14:textId="01A3591C" w:rsidR="00D04305" w:rsidRDefault="00D04305">
      <w:r>
        <w:t>Thinking Data:</w:t>
      </w:r>
      <w:r>
        <w:br/>
        <w:t xml:space="preserve">Data Collection | Data cleaning (pre-processing) | Data analysis | Data visualization | </w:t>
      </w:r>
      <w:proofErr w:type="spellStart"/>
      <w:r>
        <w:t>Linraries</w:t>
      </w:r>
      <w:proofErr w:type="spellEnd"/>
      <w:r>
        <w:t xml:space="preserve"> – </w:t>
      </w:r>
      <w:proofErr w:type="spellStart"/>
      <w:r>
        <w:t>Numpy</w:t>
      </w:r>
      <w:proofErr w:type="spellEnd"/>
      <w:r>
        <w:t>, Pandas, Matplotlib, Seaborn</w:t>
      </w:r>
    </w:p>
    <w:p w14:paraId="04C8202F" w14:textId="58FBCD7E" w:rsidR="00EF4DE8" w:rsidRDefault="00EF4DE8">
      <w:r>
        <w:t>Issues in raw data: data is inconsistent (mixed type), missing data, duplicate data</w:t>
      </w:r>
    </w:p>
    <w:p w14:paraId="0FB4FF6B" w14:textId="77777777" w:rsidR="00DC5907" w:rsidRDefault="00DC5907"/>
    <w:p w14:paraId="6D9B38F8" w14:textId="77777777" w:rsidR="00DC5907" w:rsidRDefault="00DC5907"/>
    <w:p w14:paraId="5B68CA83" w14:textId="5B97FB81" w:rsidR="00DC5907" w:rsidRPr="00A704BD" w:rsidRDefault="00DC5907">
      <w:pPr>
        <w:rPr>
          <w:b/>
          <w:bCs/>
          <w:sz w:val="28"/>
          <w:szCs w:val="28"/>
        </w:rPr>
      </w:pPr>
      <w:r w:rsidRPr="00A704BD">
        <w:rPr>
          <w:b/>
          <w:bCs/>
          <w:sz w:val="28"/>
          <w:szCs w:val="28"/>
        </w:rPr>
        <w:t>NumPy</w:t>
      </w:r>
    </w:p>
    <w:p w14:paraId="24B0A1A1" w14:textId="1CB91E82" w:rsidR="00DC5907" w:rsidRDefault="00DC5907">
      <w:r>
        <w:t>Designed for fast numerical computing [n-dimensional array &amp; is not flexible (Homogeneous means only storing a single data type) &amp; optimised with the C language under the hood]</w:t>
      </w:r>
    </w:p>
    <w:p w14:paraId="05AFAF3D" w14:textId="77C6EDD0" w:rsidR="00BF0625" w:rsidRDefault="00BF0625">
      <w:r>
        <w:t xml:space="preserve">Python Lists vs </w:t>
      </w:r>
      <w:proofErr w:type="spellStart"/>
      <w:r>
        <w:t>Numpy</w:t>
      </w:r>
      <w:proofErr w:type="spellEnd"/>
      <w:r>
        <w:t xml:space="preserve"> Arrays:</w:t>
      </w:r>
      <w:r>
        <w:br/>
        <w:t xml:space="preserve">  1. NumPy arrays are faster (optimised in C)</w:t>
      </w:r>
      <w:r>
        <w:br/>
        <w:t xml:space="preserve">  2. NumPy stores data in continuous memory blocks</w:t>
      </w:r>
      <w:r>
        <w:br/>
      </w:r>
      <w:r>
        <w:lastRenderedPageBreak/>
        <w:t xml:space="preserve">  3. Uses less memory (optimised storage)</w:t>
      </w:r>
      <w:r>
        <w:br/>
        <w:t xml:space="preserve">  4. Built-in mathematical functions</w:t>
      </w:r>
      <w:r>
        <w:br/>
        <w:t xml:space="preserve">  5. Supports direct vectorised operations</w:t>
      </w:r>
    </w:p>
    <w:p w14:paraId="7727010A" w14:textId="5636F11E" w:rsidR="005E707D" w:rsidRDefault="005E707D">
      <w:r>
        <w:t>So why is NumPy faster?</w:t>
      </w:r>
      <w:r>
        <w:br/>
        <w:t xml:space="preserve">  - Homogeneous Data Types and Contiguous Memory</w:t>
      </w:r>
      <w:r>
        <w:br/>
        <w:t xml:space="preserve">  - Vector Operations &amp; C Implementations</w:t>
      </w:r>
      <w:r>
        <w:br/>
        <w:t xml:space="preserve">  - Reduced Overhead</w:t>
      </w:r>
    </w:p>
    <w:p w14:paraId="790074C5" w14:textId="7AC81E41" w:rsidR="00820848" w:rsidRDefault="00820848">
      <w:r>
        <w:t>Operations: Reshaping, Indexing (1D &amp; 2D array), Fancy &amp; Boolean Indexing, Slicing</w:t>
      </w:r>
    </w:p>
    <w:p w14:paraId="5535CAF3" w14:textId="6A4486DE" w:rsidR="00452DFF" w:rsidRDefault="00452DFF">
      <w:r>
        <w:t xml:space="preserve">Common Data Types: Integers = int32, int64 | Floating point </w:t>
      </w:r>
      <w:proofErr w:type="spellStart"/>
      <w:r>
        <w:t>nums</w:t>
      </w:r>
      <w:proofErr w:type="spellEnd"/>
      <w:r>
        <w:t xml:space="preserve"> = float32, float64 | Boolean = bool | Complex </w:t>
      </w:r>
      <w:proofErr w:type="spellStart"/>
      <w:r>
        <w:t>nums</w:t>
      </w:r>
      <w:proofErr w:type="spellEnd"/>
      <w:r>
        <w:t xml:space="preserve"> = complex64, complex128 | String = S (byte-str) &amp; U (Unicode-str) | Object = generic python object </w:t>
      </w:r>
      <w:r w:rsidR="00932AE3">
        <w:t>–</w:t>
      </w:r>
      <w:r>
        <w:t xml:space="preserve"> object</w:t>
      </w:r>
    </w:p>
    <w:p w14:paraId="57570351" w14:textId="76C8695E" w:rsidR="00932AE3" w:rsidRDefault="00932AE3">
      <w:r>
        <w:t>Vectorization &amp; Broadcasting (Scaling our arrays without using extra memory)</w:t>
      </w:r>
      <w:r w:rsidR="00EB63EF">
        <w:br/>
        <w:t xml:space="preserve">General broadcasting rule – when operating on two arrays, NumPy compares their shapes element-wise. It starts with the </w:t>
      </w:r>
      <w:proofErr w:type="gramStart"/>
      <w:r w:rsidR="00EB63EF">
        <w:t>trailing(</w:t>
      </w:r>
      <w:proofErr w:type="gramEnd"/>
      <w:r w:rsidR="00EB63EF">
        <w:t>i.e. rightmost) dimension and works its way left. Two dimensions are compatible when they are equal, or one of them is 1.</w:t>
      </w:r>
    </w:p>
    <w:p w14:paraId="3CC6CAB9" w14:textId="35E13D4A" w:rsidR="00B60B8F" w:rsidRPr="00DD52A6" w:rsidRDefault="00B60B8F">
      <w:pPr>
        <w:rPr>
          <w:lang w:val="en-US"/>
        </w:rPr>
      </w:pPr>
      <w:r>
        <w:t>Vector Normalization (Normalizing an array means transforming its values so they fit into a specific scale or range)</w:t>
      </w:r>
      <w:r w:rsidR="003576B0">
        <w:t xml:space="preserve"> – Standard Normalization = </w:t>
      </w:r>
      <w:r w:rsidR="00274C67">
        <w:t>(</w:t>
      </w:r>
      <w:proofErr w:type="spellStart"/>
      <w:r w:rsidR="003576B0">
        <w:t>arr</w:t>
      </w:r>
      <w:proofErr w:type="spellEnd"/>
      <w:r w:rsidR="00274C67">
        <w:t xml:space="preserve"> – </w:t>
      </w:r>
      <w:r w:rsidR="003576B0">
        <w:t>mean</w:t>
      </w:r>
      <w:r w:rsidR="00274C67">
        <w:t>)</w:t>
      </w:r>
      <w:r w:rsidR="003576B0">
        <w:t xml:space="preserve"> / standard deviation, std dev = </w:t>
      </w:r>
      <w:r w:rsidR="00677D8F">
        <w:t>(</w:t>
      </w:r>
      <w:proofErr w:type="gramStart"/>
      <w:r w:rsidR="003576B0">
        <w:t>sum(</w:t>
      </w:r>
      <w:proofErr w:type="gramEnd"/>
      <w:r w:rsidR="003576B0">
        <w:t xml:space="preserve">vali - </w:t>
      </w:r>
      <w:proofErr w:type="gramStart"/>
      <w:r w:rsidR="003576B0">
        <w:t>mean)^</w:t>
      </w:r>
      <w:proofErr w:type="gramEnd"/>
      <w:r w:rsidR="003576B0">
        <w:t xml:space="preserve">2 / </w:t>
      </w:r>
      <w:proofErr w:type="gramStart"/>
      <w:r w:rsidR="003576B0">
        <w:t>N</w:t>
      </w:r>
      <w:r w:rsidR="00677D8F">
        <w:t>)^</w:t>
      </w:r>
      <w:proofErr w:type="gramEnd"/>
      <w:r w:rsidR="00677D8F">
        <w:t>(1/2)</w:t>
      </w:r>
      <w:r w:rsidR="00A544D6">
        <w:t xml:space="preserve">, var = (std </w:t>
      </w:r>
      <w:proofErr w:type="gramStart"/>
      <w:r w:rsidR="00A544D6">
        <w:t>dev)^</w:t>
      </w:r>
      <w:proofErr w:type="gramEnd"/>
      <w:r w:rsidR="00A544D6">
        <w:t>2</w:t>
      </w:r>
    </w:p>
    <w:p w14:paraId="3D752496" w14:textId="10CE77AC" w:rsidR="00F135AF" w:rsidRDefault="00F135AF">
      <w:r>
        <w:t>Important Mathematical Functions</w:t>
      </w:r>
      <w:r>
        <w:br/>
        <w:t xml:space="preserve">1) Aggregation: </w:t>
      </w:r>
      <w:proofErr w:type="gramStart"/>
      <w:r>
        <w:t>sum(</w:t>
      </w:r>
      <w:proofErr w:type="gramEnd"/>
      <w:r>
        <w:t xml:space="preserve">), </w:t>
      </w:r>
      <w:proofErr w:type="gramStart"/>
      <w:r>
        <w:t>prod(</w:t>
      </w:r>
      <w:proofErr w:type="gramEnd"/>
      <w:r>
        <w:t xml:space="preserve">), </w:t>
      </w:r>
      <w:proofErr w:type="gramStart"/>
      <w:r>
        <w:t>min(</w:t>
      </w:r>
      <w:proofErr w:type="gramEnd"/>
      <w:r>
        <w:t xml:space="preserve">), </w:t>
      </w:r>
      <w:proofErr w:type="gramStart"/>
      <w:r>
        <w:t>max(</w:t>
      </w:r>
      <w:proofErr w:type="gramEnd"/>
      <w:r>
        <w:t xml:space="preserve">), </w:t>
      </w:r>
      <w:proofErr w:type="gramStart"/>
      <w:r>
        <w:t>mean(</w:t>
      </w:r>
      <w:proofErr w:type="gramEnd"/>
      <w:r>
        <w:t xml:space="preserve">), </w:t>
      </w:r>
      <w:proofErr w:type="gramStart"/>
      <w:r>
        <w:t>std(</w:t>
      </w:r>
      <w:proofErr w:type="gramEnd"/>
      <w:r>
        <w:t xml:space="preserve">), </w:t>
      </w:r>
      <w:proofErr w:type="gramStart"/>
      <w:r>
        <w:t>var(</w:t>
      </w:r>
      <w:proofErr w:type="gramEnd"/>
      <w:r>
        <w:t xml:space="preserve">), </w:t>
      </w:r>
      <w:proofErr w:type="gramStart"/>
      <w:r>
        <w:t>median(</w:t>
      </w:r>
      <w:proofErr w:type="gramEnd"/>
      <w:r>
        <w:t xml:space="preserve">), </w:t>
      </w:r>
      <w:proofErr w:type="spellStart"/>
      <w:proofErr w:type="gramStart"/>
      <w:r>
        <w:t>argmin</w:t>
      </w:r>
      <w:proofErr w:type="spellEnd"/>
      <w:r>
        <w:t>(</w:t>
      </w:r>
      <w:proofErr w:type="gramEnd"/>
      <w:r>
        <w:t xml:space="preserve">), </w:t>
      </w:r>
      <w:proofErr w:type="gramStart"/>
      <w:r>
        <w:t>argmax(</w:t>
      </w:r>
      <w:proofErr w:type="gramEnd"/>
      <w:r>
        <w:t>)</w:t>
      </w:r>
      <w:r>
        <w:br/>
        <w:t xml:space="preserve">2) Power: </w:t>
      </w:r>
      <w:proofErr w:type="gramStart"/>
      <w:r>
        <w:t>square(</w:t>
      </w:r>
      <w:proofErr w:type="gramEnd"/>
      <w:r>
        <w:t xml:space="preserve">), </w:t>
      </w:r>
      <w:proofErr w:type="gramStart"/>
      <w:r>
        <w:t>sqrt(</w:t>
      </w:r>
      <w:proofErr w:type="gramEnd"/>
      <w:r>
        <w:t xml:space="preserve">), </w:t>
      </w:r>
      <w:proofErr w:type="gramStart"/>
      <w:r>
        <w:t>pow(</w:t>
      </w:r>
      <w:proofErr w:type="gramEnd"/>
      <w:r>
        <w:t>a, b)</w:t>
      </w:r>
      <w:r>
        <w:br/>
        <w:t xml:space="preserve">3) Log &amp; Exponential: </w:t>
      </w:r>
      <w:proofErr w:type="gramStart"/>
      <w:r>
        <w:t>log(</w:t>
      </w:r>
      <w:proofErr w:type="gramEnd"/>
      <w:r>
        <w:t xml:space="preserve">), log10(), log2(), </w:t>
      </w:r>
      <w:proofErr w:type="gramStart"/>
      <w:r>
        <w:t>exp(</w:t>
      </w:r>
      <w:proofErr w:type="gramEnd"/>
      <w:r>
        <w:t>)</w:t>
      </w:r>
      <w:r>
        <w:br/>
        <w:t xml:space="preserve">4) Rounding: </w:t>
      </w:r>
      <w:proofErr w:type="gramStart"/>
      <w:r>
        <w:t>round(</w:t>
      </w:r>
      <w:proofErr w:type="gramEnd"/>
      <w:r>
        <w:t xml:space="preserve">), </w:t>
      </w:r>
      <w:proofErr w:type="gramStart"/>
      <w:r>
        <w:t>floor(</w:t>
      </w:r>
      <w:proofErr w:type="gramEnd"/>
      <w:r>
        <w:t xml:space="preserve">), </w:t>
      </w:r>
      <w:proofErr w:type="gramStart"/>
      <w:r>
        <w:t>ceil(</w:t>
      </w:r>
      <w:proofErr w:type="gramEnd"/>
      <w:r>
        <w:t xml:space="preserve">), </w:t>
      </w:r>
      <w:proofErr w:type="spellStart"/>
      <w:proofErr w:type="gramStart"/>
      <w:r>
        <w:t>trunc</w:t>
      </w:r>
      <w:proofErr w:type="spellEnd"/>
      <w:r>
        <w:t>(</w:t>
      </w:r>
      <w:proofErr w:type="gramEnd"/>
      <w:r>
        <w:t>)</w:t>
      </w:r>
      <w:r>
        <w:br/>
        <w:t xml:space="preserve">5) EXTRAS: </w:t>
      </w:r>
      <w:proofErr w:type="gramStart"/>
      <w:r>
        <w:t>unique(</w:t>
      </w:r>
      <w:proofErr w:type="gramEnd"/>
      <w:r>
        <w:t xml:space="preserve">), </w:t>
      </w:r>
      <w:proofErr w:type="gramStart"/>
      <w:r>
        <w:t>sort(</w:t>
      </w:r>
      <w:proofErr w:type="gramEnd"/>
      <w:r>
        <w:t xml:space="preserve">), </w:t>
      </w:r>
      <w:proofErr w:type="gramStart"/>
      <w:r>
        <w:t>abs(</w:t>
      </w:r>
      <w:proofErr w:type="gramEnd"/>
      <w:r>
        <w:t>)</w:t>
      </w:r>
    </w:p>
    <w:p w14:paraId="336C53E9" w14:textId="77777777" w:rsidR="002A2F4C" w:rsidRDefault="002A2F4C"/>
    <w:p w14:paraId="58CBE6E2" w14:textId="77777777" w:rsidR="002A2F4C" w:rsidRDefault="002A2F4C"/>
    <w:p w14:paraId="44F6E332" w14:textId="7260F710" w:rsidR="002A2F4C" w:rsidRDefault="002A2F4C">
      <w:r w:rsidRPr="002A2F4C">
        <w:rPr>
          <w:b/>
          <w:bCs/>
        </w:rPr>
        <w:t>Data Science</w:t>
      </w:r>
      <w:r>
        <w:t xml:space="preserve">: Define the Problem </w:t>
      </w:r>
      <w:r>
        <w:sym w:font="Wingdings" w:char="F0E0"/>
      </w:r>
      <w:r>
        <w:t xml:space="preserve"> Data Collection </w:t>
      </w:r>
      <w:r>
        <w:sym w:font="Wingdings" w:char="F0E0"/>
      </w:r>
      <w:r>
        <w:t xml:space="preserve"> EDA </w:t>
      </w:r>
      <w:r>
        <w:sym w:font="Wingdings" w:char="F0E0"/>
      </w:r>
      <w:r>
        <w:t xml:space="preserve"> Data Cleaning &amp; Pre-processing </w:t>
      </w:r>
      <w:r>
        <w:sym w:font="Wingdings" w:char="F0E0"/>
      </w:r>
      <w:r>
        <w:t xml:space="preserve"> Feature Engineering </w:t>
      </w:r>
      <w:r>
        <w:sym w:font="Wingdings" w:char="F0E0"/>
      </w:r>
      <w:r>
        <w:t xml:space="preserve"> </w:t>
      </w:r>
      <w:proofErr w:type="spellStart"/>
      <w:r>
        <w:t>Modeling</w:t>
      </w:r>
      <w:proofErr w:type="spellEnd"/>
      <w:r>
        <w:t xml:space="preserve"> </w:t>
      </w:r>
      <w:r>
        <w:sym w:font="Wingdings" w:char="F0E0"/>
      </w:r>
      <w:r>
        <w:t xml:space="preserve"> Evaluation </w:t>
      </w:r>
      <w:r>
        <w:sym w:font="Wingdings" w:char="F0E0"/>
      </w:r>
      <w:r>
        <w:t xml:space="preserve"> Deployment</w:t>
      </w:r>
    </w:p>
    <w:p w14:paraId="075F5F8D" w14:textId="3AC1E81E" w:rsidR="004A60B0" w:rsidRDefault="004A60B0">
      <w:r w:rsidRPr="004A60B0">
        <w:rPr>
          <w:b/>
          <w:bCs/>
        </w:rPr>
        <w:t>ED</w:t>
      </w:r>
      <w:r>
        <w:rPr>
          <w:b/>
          <w:bCs/>
        </w:rPr>
        <w:t>A</w:t>
      </w:r>
      <w:r>
        <w:t xml:space="preserve">: Exploratory Data Analysis. 1) Load &amp; understand structure | 2) clean data | 3) statistical summary | 4) Data Visualization (1,2,3 </w:t>
      </w:r>
      <w:r>
        <w:sym w:font="Wingdings" w:char="F0E0"/>
      </w:r>
      <w:r>
        <w:t xml:space="preserve"> Pandas &amp; 4 </w:t>
      </w:r>
      <w:r>
        <w:sym w:font="Wingdings" w:char="F0E0"/>
      </w:r>
      <w:r>
        <w:t xml:space="preserve"> matplotlib, seaborn)</w:t>
      </w:r>
    </w:p>
    <w:p w14:paraId="2D69D5D6" w14:textId="77777777" w:rsidR="005B2CDC" w:rsidRDefault="005B2CDC"/>
    <w:p w14:paraId="5779A6C9" w14:textId="77777777" w:rsidR="005B2CDC" w:rsidRDefault="005B2CDC"/>
    <w:p w14:paraId="36C18885" w14:textId="77777777" w:rsidR="005B2CDC" w:rsidRDefault="005B2CDC"/>
    <w:p w14:paraId="3638FEBC" w14:textId="77777777" w:rsidR="005B2CDC" w:rsidRDefault="005B2CDC"/>
    <w:p w14:paraId="2A664772" w14:textId="4C65775D" w:rsidR="005B2CDC" w:rsidRDefault="005B2CDC">
      <w:pPr>
        <w:rPr>
          <w:b/>
          <w:bCs/>
          <w:sz w:val="28"/>
          <w:szCs w:val="28"/>
        </w:rPr>
      </w:pPr>
      <w:r w:rsidRPr="005B2CDC">
        <w:rPr>
          <w:b/>
          <w:bCs/>
          <w:sz w:val="28"/>
          <w:szCs w:val="28"/>
        </w:rPr>
        <w:t>Pandas</w:t>
      </w:r>
    </w:p>
    <w:p w14:paraId="078FC65A" w14:textId="6358C266" w:rsidR="005B2CDC" w:rsidRDefault="005B2CDC">
      <w:r>
        <w:t>Data analysis and manipulation tool (built on top of NumPy) [</w:t>
      </w:r>
      <w:r w:rsidRPr="00B93995">
        <w:rPr>
          <w:b/>
          <w:bCs/>
        </w:rPr>
        <w:t>Series</w:t>
      </w:r>
      <w:r>
        <w:t xml:space="preserve"> &amp; </w:t>
      </w:r>
      <w:proofErr w:type="spellStart"/>
      <w:r w:rsidRPr="00B93995">
        <w:rPr>
          <w:b/>
          <w:bCs/>
        </w:rPr>
        <w:t>DataFrame</w:t>
      </w:r>
      <w:proofErr w:type="spellEnd"/>
      <w:r>
        <w:t xml:space="preserve"> are 2 important data structures]</w:t>
      </w:r>
    </w:p>
    <w:p w14:paraId="54F4367E" w14:textId="23281167" w:rsidR="005B2CDC" w:rsidRDefault="005B2CDC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 xml:space="preserve">          </w:t>
      </w:r>
      <w:r w:rsidRPr="005B2CDC">
        <w:rPr>
          <w:b/>
          <w:bCs/>
          <w:i/>
          <w:iCs/>
        </w:rPr>
        <w:t>Import pandas as pd</w:t>
      </w:r>
      <w:r w:rsidR="00B93995">
        <w:rPr>
          <w:b/>
          <w:bCs/>
          <w:i/>
          <w:iCs/>
        </w:rPr>
        <w:br/>
        <w:t xml:space="preserve">         pip install pandas</w:t>
      </w:r>
    </w:p>
    <w:p w14:paraId="7A31EE58" w14:textId="1B331C24" w:rsidR="00ED3BC0" w:rsidRDefault="00B93995">
      <w:r>
        <w:t xml:space="preserve">Series </w:t>
      </w:r>
      <w:r>
        <w:sym w:font="Wingdings" w:char="F0E0"/>
      </w:r>
      <w:r>
        <w:t xml:space="preserve"> 1d labelled array</w:t>
      </w:r>
      <w:r w:rsidR="00ED3BC0">
        <w:br/>
        <w:t xml:space="preserve">1) Homogeneous | 2) Vectorized Operations | 3) Handle Missing Values with </w:t>
      </w:r>
      <w:proofErr w:type="spellStart"/>
      <w:r w:rsidR="00ED3BC0">
        <w:t>NaN</w:t>
      </w:r>
      <w:proofErr w:type="spellEnd"/>
      <w:r w:rsidR="00ED3BC0">
        <w:t xml:space="preserve"> | 4) Mu</w:t>
      </w:r>
      <w:r w:rsidR="00840E14">
        <w:t>table</w:t>
      </w:r>
      <w:r w:rsidR="00ED3BC0">
        <w:t xml:space="preserve"> values, immutable size</w:t>
      </w:r>
    </w:p>
    <w:p w14:paraId="215F57C7" w14:textId="449744A9" w:rsidR="005B2CDC" w:rsidRDefault="00B93995">
      <w:proofErr w:type="spellStart"/>
      <w:r>
        <w:t>DataFrame</w:t>
      </w:r>
      <w:proofErr w:type="spellEnd"/>
      <w:r>
        <w:t xml:space="preserve"> </w:t>
      </w:r>
      <w:r>
        <w:sym w:font="Wingdings" w:char="F0E0"/>
      </w:r>
      <w:r>
        <w:t xml:space="preserve"> 2d labelled array</w:t>
      </w:r>
    </w:p>
    <w:p w14:paraId="65DB3B73" w14:textId="4D695554" w:rsidR="00BB14E5" w:rsidRDefault="00BB14E5">
      <w:proofErr w:type="spellStart"/>
      <w:r>
        <w:t>DataFrame</w:t>
      </w:r>
      <w:proofErr w:type="spellEnd"/>
      <w:r>
        <w:t xml:space="preserve"> Methods:</w:t>
      </w:r>
      <w:r>
        <w:br/>
      </w:r>
      <w:proofErr w:type="spellStart"/>
      <w:proofErr w:type="gramStart"/>
      <w:r>
        <w:t>df.head</w:t>
      </w:r>
      <w:proofErr w:type="spellEnd"/>
      <w:proofErr w:type="gramEnd"/>
      <w:r>
        <w:t xml:space="preserve">(), </w:t>
      </w:r>
      <w:proofErr w:type="spellStart"/>
      <w:proofErr w:type="gramStart"/>
      <w:r>
        <w:t>df.tail</w:t>
      </w:r>
      <w:proofErr w:type="spellEnd"/>
      <w:proofErr w:type="gramEnd"/>
      <w:r>
        <w:t xml:space="preserve">(), </w:t>
      </w:r>
      <w:proofErr w:type="spellStart"/>
      <w:r>
        <w:t>df.</w:t>
      </w:r>
      <w:proofErr w:type="gramStart"/>
      <w:r>
        <w:t>sample</w:t>
      </w:r>
      <w:proofErr w:type="spellEnd"/>
      <w:r>
        <w:t>(</w:t>
      </w:r>
      <w:proofErr w:type="gramEnd"/>
      <w:r>
        <w:t xml:space="preserve">), </w:t>
      </w:r>
      <w:proofErr w:type="gramStart"/>
      <w:r>
        <w:t>df.info(</w:t>
      </w:r>
      <w:proofErr w:type="gramEnd"/>
      <w:r>
        <w:t xml:space="preserve">), </w:t>
      </w:r>
      <w:proofErr w:type="spellStart"/>
      <w:proofErr w:type="gramStart"/>
      <w:r>
        <w:t>df.shape</w:t>
      </w:r>
      <w:proofErr w:type="spellEnd"/>
      <w:proofErr w:type="gramEnd"/>
      <w:r>
        <w:t xml:space="preserve">(), </w:t>
      </w:r>
      <w:proofErr w:type="spellStart"/>
      <w:proofErr w:type="gramStart"/>
      <w:r>
        <w:t>df.describe</w:t>
      </w:r>
      <w:proofErr w:type="spellEnd"/>
      <w:proofErr w:type="gramEnd"/>
      <w:r>
        <w:t xml:space="preserve">(), </w:t>
      </w:r>
      <w:proofErr w:type="spellStart"/>
      <w:proofErr w:type="gramStart"/>
      <w:r>
        <w:t>df.columns</w:t>
      </w:r>
      <w:proofErr w:type="spellEnd"/>
      <w:proofErr w:type="gramEnd"/>
      <w:r>
        <w:t xml:space="preserve">(), </w:t>
      </w:r>
      <w:proofErr w:type="spellStart"/>
      <w:proofErr w:type="gramStart"/>
      <w:r>
        <w:t>df.nunique</w:t>
      </w:r>
      <w:proofErr w:type="spellEnd"/>
      <w:proofErr w:type="gramEnd"/>
      <w:r>
        <w:t>()</w:t>
      </w:r>
    </w:p>
    <w:p w14:paraId="6D9BEA6C" w14:textId="77777777" w:rsidR="00707504" w:rsidRDefault="00707504"/>
    <w:p w14:paraId="0962F882" w14:textId="3B591D22" w:rsidR="00707504" w:rsidRDefault="00707504">
      <w:r>
        <w:t>Selecting Data:</w:t>
      </w:r>
      <w:r>
        <w:br/>
        <w:t xml:space="preserve">  - Selecting Columns</w:t>
      </w:r>
      <w:r>
        <w:br/>
        <w:t xml:space="preserve">  - Selecting Rows (Labels &amp; Index based) – loc &amp; </w:t>
      </w:r>
      <w:proofErr w:type="spellStart"/>
      <w:r>
        <w:t>iloc</w:t>
      </w:r>
      <w:proofErr w:type="spellEnd"/>
      <w:r>
        <w:br/>
        <w:t xml:space="preserve">  - Selecting Rows &amp; Columns</w:t>
      </w:r>
      <w:r>
        <w:br/>
        <w:t xml:space="preserve">  - Selecting single scalar value – at &amp; </w:t>
      </w:r>
      <w:proofErr w:type="spellStart"/>
      <w:r>
        <w:t>iat</w:t>
      </w:r>
      <w:proofErr w:type="spellEnd"/>
    </w:p>
    <w:p w14:paraId="19642853" w14:textId="77777777" w:rsidR="004E6D08" w:rsidRDefault="000C7E76">
      <w:proofErr w:type="gramStart"/>
      <w:r>
        <w:t>Query(</w:t>
      </w:r>
      <w:proofErr w:type="gramEnd"/>
      <w:r>
        <w:t>) rules:</w:t>
      </w:r>
      <w:r>
        <w:br/>
        <w:t xml:space="preserve">  - Expression as a string</w:t>
      </w:r>
      <w:r>
        <w:br/>
        <w:t xml:space="preserve">  - Column-based reference</w:t>
      </w:r>
      <w:r>
        <w:br/>
        <w:t xml:space="preserve">  - Backticks for </w:t>
      </w:r>
      <w:proofErr w:type="spellStart"/>
      <w:r>
        <w:t>col_name</w:t>
      </w:r>
      <w:proofErr w:type="spellEnd"/>
      <w:r>
        <w:t xml:space="preserve"> with space or special chars</w:t>
      </w:r>
      <w:r>
        <w:br/>
        <w:t xml:space="preserve">  - Operators (&amp;, |, ~, &gt;=, &gt;, &lt;=, &lt;, == etc.)</w:t>
      </w:r>
      <w:r>
        <w:br/>
        <w:t xml:space="preserve">  - @ to reference Python vars</w:t>
      </w:r>
      <w:r>
        <w:br/>
        <w:t xml:space="preserve">  - Chained comparisons</w:t>
      </w:r>
    </w:p>
    <w:p w14:paraId="383E9BF5" w14:textId="77777777" w:rsidR="00551A80" w:rsidRDefault="004E6D08">
      <w:r>
        <w:t xml:space="preserve">Cleaning Data </w:t>
      </w:r>
      <w:r w:rsidR="00395273">
        <w:br/>
        <w:t xml:space="preserve">  - </w:t>
      </w:r>
      <w:r>
        <w:t>Handle Missing Values</w:t>
      </w:r>
      <w:r w:rsidR="00395273">
        <w:t xml:space="preserve">: </w:t>
      </w:r>
      <w:proofErr w:type="spellStart"/>
      <w:r>
        <w:t>isnull</w:t>
      </w:r>
      <w:proofErr w:type="spellEnd"/>
      <w:r>
        <w:t>()/</w:t>
      </w:r>
      <w:proofErr w:type="spellStart"/>
      <w:proofErr w:type="gramStart"/>
      <w:r>
        <w:t>isna</w:t>
      </w:r>
      <w:proofErr w:type="spellEnd"/>
      <w:r>
        <w:t>(</w:t>
      </w:r>
      <w:proofErr w:type="gramEnd"/>
      <w:r>
        <w:t xml:space="preserve">), </w:t>
      </w:r>
      <w:proofErr w:type="spellStart"/>
      <w:r>
        <w:t>isnull</w:t>
      </w:r>
      <w:proofErr w:type="spellEnd"/>
      <w:r>
        <w:t>(</w:t>
      </w:r>
      <w:proofErr w:type="gramStart"/>
      <w:r>
        <w:t>).sum</w:t>
      </w:r>
      <w:proofErr w:type="gramEnd"/>
      <w:r>
        <w:t xml:space="preserve">(), </w:t>
      </w:r>
      <w:proofErr w:type="spellStart"/>
      <w:proofErr w:type="gramStart"/>
      <w:r>
        <w:t>dropna</w:t>
      </w:r>
      <w:proofErr w:type="spellEnd"/>
      <w:r>
        <w:t>(</w:t>
      </w:r>
      <w:proofErr w:type="gramEnd"/>
      <w:r>
        <w:t xml:space="preserve">), </w:t>
      </w:r>
      <w:proofErr w:type="spellStart"/>
      <w:r>
        <w:t>fillna</w:t>
      </w:r>
      <w:proofErr w:type="spellEnd"/>
      <w:r>
        <w:t xml:space="preserve">(value), </w:t>
      </w:r>
      <w:proofErr w:type="spellStart"/>
      <w:proofErr w:type="gramStart"/>
      <w:r>
        <w:t>ffill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bfill</w:t>
      </w:r>
      <w:proofErr w:type="spellEnd"/>
      <w:r>
        <w:t>(</w:t>
      </w:r>
      <w:proofErr w:type="gramEnd"/>
      <w:r>
        <w:t>)</w:t>
      </w:r>
      <w:r w:rsidR="00395273">
        <w:br/>
        <w:t xml:space="preserve">  -  Handle duplicates: </w:t>
      </w:r>
      <w:proofErr w:type="spellStart"/>
      <w:proofErr w:type="gramStart"/>
      <w:r w:rsidR="00395273">
        <w:t>df.duplicated</w:t>
      </w:r>
      <w:proofErr w:type="spellEnd"/>
      <w:proofErr w:type="gramEnd"/>
      <w:r w:rsidR="00395273">
        <w:t xml:space="preserve">(), </w:t>
      </w:r>
      <w:proofErr w:type="spellStart"/>
      <w:proofErr w:type="gramStart"/>
      <w:r w:rsidR="00395273">
        <w:t>df.drop</w:t>
      </w:r>
      <w:proofErr w:type="gramEnd"/>
      <w:r w:rsidR="00395273">
        <w:t>_</w:t>
      </w:r>
      <w:proofErr w:type="gramStart"/>
      <w:r w:rsidR="00395273">
        <w:t>duplicates</w:t>
      </w:r>
      <w:proofErr w:type="spellEnd"/>
      <w:r w:rsidR="00395273">
        <w:t>(</w:t>
      </w:r>
      <w:proofErr w:type="gramEnd"/>
      <w:r w:rsidR="00395273">
        <w:t>)</w:t>
      </w:r>
      <w:r w:rsidR="00395273">
        <w:br/>
        <w:t xml:space="preserve">  - Handle Data Types &amp; date-time: </w:t>
      </w:r>
      <w:proofErr w:type="spellStart"/>
      <w:r w:rsidR="00395273">
        <w:t>dtypes</w:t>
      </w:r>
      <w:proofErr w:type="spellEnd"/>
      <w:r w:rsidR="00395273">
        <w:t xml:space="preserve">, </w:t>
      </w:r>
      <w:proofErr w:type="spellStart"/>
      <w:r w:rsidR="00395273">
        <w:t>astype</w:t>
      </w:r>
      <w:proofErr w:type="spellEnd"/>
      <w:r w:rsidR="00395273">
        <w:t>(</w:t>
      </w:r>
      <w:proofErr w:type="spellStart"/>
      <w:r w:rsidR="00395273">
        <w:t>newType</w:t>
      </w:r>
      <w:proofErr w:type="spellEnd"/>
      <w:r w:rsidR="00395273">
        <w:t xml:space="preserve">), </w:t>
      </w:r>
      <w:proofErr w:type="spellStart"/>
      <w:r w:rsidR="00395273">
        <w:t>to_</w:t>
      </w:r>
      <w:proofErr w:type="gramStart"/>
      <w:r w:rsidR="00395273">
        <w:t>datetime</w:t>
      </w:r>
      <w:proofErr w:type="spellEnd"/>
      <w:r w:rsidR="00395273">
        <w:t>(</w:t>
      </w:r>
      <w:proofErr w:type="gramEnd"/>
      <w:r w:rsidR="00395273">
        <w:t>)</w:t>
      </w:r>
      <w:r w:rsidR="0088073F">
        <w:br/>
        <w:t xml:space="preserve">  - Handle Strings: .</w:t>
      </w:r>
      <w:proofErr w:type="spellStart"/>
      <w:proofErr w:type="gramStart"/>
      <w:r w:rsidR="0088073F">
        <w:t>str.lower</w:t>
      </w:r>
      <w:proofErr w:type="spellEnd"/>
      <w:proofErr w:type="gramEnd"/>
      <w:r w:rsidR="0088073F">
        <w:t>(), .</w:t>
      </w:r>
      <w:proofErr w:type="spellStart"/>
      <w:proofErr w:type="gramStart"/>
      <w:r w:rsidR="0088073F">
        <w:t>str.upper</w:t>
      </w:r>
      <w:proofErr w:type="spellEnd"/>
      <w:proofErr w:type="gramEnd"/>
      <w:r w:rsidR="0088073F">
        <w:t xml:space="preserve">() </w:t>
      </w:r>
      <w:proofErr w:type="gramStart"/>
      <w:r w:rsidR="0088073F">
        <w:t>&amp; .capitalize</w:t>
      </w:r>
      <w:proofErr w:type="gramEnd"/>
      <w:r w:rsidR="0088073F">
        <w:t>() | .</w:t>
      </w:r>
      <w:proofErr w:type="spellStart"/>
      <w:proofErr w:type="gramStart"/>
      <w:r w:rsidR="0088073F">
        <w:t>str.strip</w:t>
      </w:r>
      <w:proofErr w:type="spellEnd"/>
      <w:proofErr w:type="gramEnd"/>
      <w:r w:rsidR="0088073F">
        <w:t>() | .</w:t>
      </w:r>
      <w:proofErr w:type="spellStart"/>
      <w:proofErr w:type="gramStart"/>
      <w:r w:rsidR="0088073F">
        <w:t>str.split</w:t>
      </w:r>
      <w:proofErr w:type="spellEnd"/>
      <w:proofErr w:type="gramEnd"/>
      <w:r w:rsidR="0088073F">
        <w:t>(“”) | .</w:t>
      </w:r>
      <w:proofErr w:type="spellStart"/>
      <w:proofErr w:type="gramStart"/>
      <w:r w:rsidR="0088073F">
        <w:t>str.contains</w:t>
      </w:r>
      <w:proofErr w:type="spellEnd"/>
      <w:proofErr w:type="gramEnd"/>
      <w:r w:rsidR="0088073F">
        <w:t>(</w:t>
      </w:r>
      <w:proofErr w:type="spellStart"/>
      <w:r w:rsidR="0088073F">
        <w:t>val</w:t>
      </w:r>
      <w:proofErr w:type="spellEnd"/>
      <w:r w:rsidR="0088073F">
        <w:t>, case=False)</w:t>
      </w:r>
    </w:p>
    <w:p w14:paraId="60BFF294" w14:textId="77777777" w:rsidR="006D48D7" w:rsidRDefault="00551A80">
      <w:r>
        <w:t>Transforming Data (Feature Engineering):</w:t>
      </w:r>
      <w:r>
        <w:br/>
        <w:t xml:space="preserve">  - </w:t>
      </w:r>
      <w:proofErr w:type="gramStart"/>
      <w:r>
        <w:t>apply(</w:t>
      </w:r>
      <w:proofErr w:type="gramEnd"/>
      <w:r>
        <w:t>)</w:t>
      </w:r>
      <w:r w:rsidR="0054524F">
        <w:t xml:space="preserve">  </w:t>
      </w:r>
      <w:r w:rsidR="0054524F">
        <w:sym w:font="Wingdings" w:char="F0DF"/>
      </w:r>
      <w:r w:rsidR="0054524F">
        <w:t xml:space="preserve"> </w:t>
      </w:r>
      <w:r w:rsidR="00A85D0E">
        <w:t>Higher-order</w:t>
      </w:r>
      <w:r w:rsidR="0054524F">
        <w:t xml:space="preserve"> function as this function takes another function as its input</w:t>
      </w:r>
      <w:r>
        <w:br/>
        <w:t xml:space="preserve">  - </w:t>
      </w:r>
      <w:proofErr w:type="gramStart"/>
      <w:r>
        <w:t>map(</w:t>
      </w:r>
      <w:proofErr w:type="gramEnd"/>
      <w:r>
        <w:t>)</w:t>
      </w:r>
      <w:r>
        <w:br/>
        <w:t xml:space="preserve">  - </w:t>
      </w:r>
      <w:proofErr w:type="gramStart"/>
      <w:r>
        <w:t>assign(</w:t>
      </w:r>
      <w:proofErr w:type="gramEnd"/>
      <w:r>
        <w:t>)</w:t>
      </w:r>
      <w:r>
        <w:br/>
        <w:t xml:space="preserve">  - </w:t>
      </w:r>
      <w:proofErr w:type="gramStart"/>
      <w:r>
        <w:t>replace(</w:t>
      </w:r>
      <w:proofErr w:type="gramEnd"/>
      <w:r>
        <w:t>old, new)</w:t>
      </w:r>
      <w:r w:rsidR="00521FD3">
        <w:br/>
        <w:t xml:space="preserve">  - rename(columns={</w:t>
      </w:r>
      <w:proofErr w:type="spellStart"/>
      <w:proofErr w:type="gramStart"/>
      <w:r w:rsidR="00521FD3">
        <w:t>old:new</w:t>
      </w:r>
      <w:proofErr w:type="spellEnd"/>
      <w:r w:rsidR="00521FD3">
        <w:t xml:space="preserve">})   </w:t>
      </w:r>
      <w:proofErr w:type="gramEnd"/>
      <w:r w:rsidR="00521FD3">
        <w:t xml:space="preserve">       - </w:t>
      </w:r>
      <w:proofErr w:type="spellStart"/>
      <w:r w:rsidR="00521FD3">
        <w:t>reset_</w:t>
      </w:r>
      <w:proofErr w:type="gramStart"/>
      <w:r w:rsidR="00521FD3">
        <w:t>index</w:t>
      </w:r>
      <w:proofErr w:type="spellEnd"/>
      <w:r w:rsidR="00521FD3">
        <w:t>(</w:t>
      </w:r>
      <w:proofErr w:type="gramEnd"/>
      <w:r w:rsidR="00521FD3">
        <w:t>)</w:t>
      </w:r>
      <w:r w:rsidR="00521FD3">
        <w:br/>
        <w:t xml:space="preserve">  - </w:t>
      </w:r>
      <w:proofErr w:type="spellStart"/>
      <w:r w:rsidR="00521FD3">
        <w:t>sort_</w:t>
      </w:r>
      <w:proofErr w:type="gramStart"/>
      <w:r w:rsidR="00521FD3">
        <w:t>values</w:t>
      </w:r>
      <w:proofErr w:type="spellEnd"/>
      <w:r w:rsidR="00521FD3">
        <w:t>(</w:t>
      </w:r>
      <w:proofErr w:type="gramEnd"/>
      <w:r w:rsidR="00521FD3">
        <w:t xml:space="preserve">)                                      - </w:t>
      </w:r>
      <w:proofErr w:type="gramStart"/>
      <w:r w:rsidR="00521FD3">
        <w:t>rank(</w:t>
      </w:r>
      <w:proofErr w:type="gramEnd"/>
      <w:r w:rsidR="00521FD3">
        <w:t>)</w:t>
      </w:r>
      <w:r w:rsidR="00521FD3">
        <w:br/>
        <w:t xml:space="preserve">  - </w:t>
      </w:r>
      <w:proofErr w:type="spellStart"/>
      <w:r w:rsidR="00521FD3">
        <w:t>sort_</w:t>
      </w:r>
      <w:proofErr w:type="gramStart"/>
      <w:r w:rsidR="00521FD3">
        <w:t>index</w:t>
      </w:r>
      <w:proofErr w:type="spellEnd"/>
      <w:r w:rsidR="00521FD3">
        <w:t>(</w:t>
      </w:r>
      <w:proofErr w:type="gramEnd"/>
      <w:r w:rsidR="00521FD3">
        <w:t>)                                        - Reorder columns</w:t>
      </w:r>
    </w:p>
    <w:p w14:paraId="6AE7E5B2" w14:textId="77777777" w:rsidR="00961911" w:rsidRDefault="006D48D7">
      <w:r>
        <w:t>Grouping &amp; Aggregation of Data:</w:t>
      </w:r>
      <w:r>
        <w:br/>
        <w:t xml:space="preserve">  </w:t>
      </w:r>
      <w:proofErr w:type="spellStart"/>
      <w:r>
        <w:t>groupby</w:t>
      </w:r>
      <w:proofErr w:type="spellEnd"/>
      <w:proofErr w:type="gramStart"/>
      <w:r>
        <w:t xml:space="preserve">()   </w:t>
      </w:r>
      <w:proofErr w:type="gramEnd"/>
      <w:r>
        <w:t xml:space="preserve">                mean/sum/max/min/count etc.                </w:t>
      </w:r>
      <w:proofErr w:type="spellStart"/>
      <w:proofErr w:type="gramStart"/>
      <w:r>
        <w:t>agg</w:t>
      </w:r>
      <w:proofErr w:type="spellEnd"/>
      <w:r>
        <w:t>(</w:t>
      </w:r>
      <w:proofErr w:type="gramEnd"/>
      <w:r>
        <w:t>)</w:t>
      </w:r>
    </w:p>
    <w:p w14:paraId="38491FB8" w14:textId="2C43EB58" w:rsidR="000C7E76" w:rsidRDefault="00961911">
      <w:r>
        <w:t>Melt &amp; Pivot:</w:t>
      </w:r>
      <w:r>
        <w:br/>
        <w:t xml:space="preserve">  Melt – Wide to Long format</w:t>
      </w:r>
      <w:r>
        <w:br/>
        <w:t xml:space="preserve">    </w:t>
      </w:r>
      <w:proofErr w:type="gramStart"/>
      <w:r>
        <w:t>melt(</w:t>
      </w:r>
      <w:proofErr w:type="spellStart"/>
      <w:proofErr w:type="gramEnd"/>
      <w:r>
        <w:t>id_vars</w:t>
      </w:r>
      <w:proofErr w:type="spellEnd"/>
      <w:r>
        <w:t xml:space="preserve">, </w:t>
      </w:r>
      <w:proofErr w:type="spellStart"/>
      <w:r>
        <w:t>value_vars</w:t>
      </w:r>
      <w:proofErr w:type="spellEnd"/>
      <w:r>
        <w:t xml:space="preserve">, </w:t>
      </w:r>
      <w:proofErr w:type="spellStart"/>
      <w:r>
        <w:t>var_name</w:t>
      </w:r>
      <w:proofErr w:type="spellEnd"/>
      <w:r>
        <w:t xml:space="preserve">, </w:t>
      </w:r>
      <w:proofErr w:type="spellStart"/>
      <w:r>
        <w:t>value_name</w:t>
      </w:r>
      <w:proofErr w:type="spellEnd"/>
      <w:r>
        <w:t>)</w:t>
      </w:r>
      <w:r>
        <w:br/>
        <w:t xml:space="preserve">               KEEP     UNPIVOT    NEW_</w:t>
      </w:r>
      <w:proofErr w:type="gramStart"/>
      <w:r>
        <w:t xml:space="preserve">COL(name)   </w:t>
      </w:r>
      <w:proofErr w:type="gramEnd"/>
      <w:r>
        <w:t>NEW_</w:t>
      </w:r>
      <w:proofErr w:type="gramStart"/>
      <w:r>
        <w:t>COL(</w:t>
      </w:r>
      <w:proofErr w:type="gramEnd"/>
      <w:r>
        <w:t>value)</w:t>
      </w:r>
      <w:r>
        <w:br/>
        <w:t xml:space="preserve">  Pivot – Long to Wide format</w:t>
      </w:r>
      <w:r>
        <w:br/>
      </w:r>
      <w:r>
        <w:lastRenderedPageBreak/>
        <w:t xml:space="preserve">    </w:t>
      </w:r>
      <w:proofErr w:type="gramStart"/>
      <w:r>
        <w:t>pivot(</w:t>
      </w:r>
      <w:proofErr w:type="gramEnd"/>
      <w:r>
        <w:t>index, columns, values)</w:t>
      </w:r>
      <w:r>
        <w:br/>
        <w:t xml:space="preserve">              KEEP</w:t>
      </w:r>
    </w:p>
    <w:p w14:paraId="0C50B8CC" w14:textId="7D6475DD" w:rsidR="00D04F8D" w:rsidRDefault="00D04F8D">
      <w:r>
        <w:t>Bacic Visualization:</w:t>
      </w:r>
      <w:r>
        <w:br/>
        <w:t xml:space="preserve">      </w:t>
      </w:r>
      <w:proofErr w:type="gramStart"/>
      <w:r>
        <w:t>hist(</w:t>
      </w:r>
      <w:proofErr w:type="gramEnd"/>
      <w:r>
        <w:t xml:space="preserve">)                         </w:t>
      </w:r>
      <w:proofErr w:type="gramStart"/>
      <w:r>
        <w:t>plot(</w:t>
      </w:r>
      <w:proofErr w:type="gramEnd"/>
      <w:r>
        <w:t>)</w:t>
      </w:r>
    </w:p>
    <w:p w14:paraId="3180D489" w14:textId="481A86E6" w:rsidR="00D63EB6" w:rsidRDefault="00D63EB6">
      <w:r>
        <w:t>Merging &amp; Joining Data:</w:t>
      </w:r>
      <w:r>
        <w:br/>
        <w:t xml:space="preserve">  - Inner Join</w:t>
      </w:r>
      <w:r>
        <w:br/>
        <w:t xml:space="preserve">  - Left Join</w:t>
      </w:r>
      <w:r>
        <w:br/>
        <w:t xml:space="preserve">  - Right Join</w:t>
      </w:r>
      <w:r>
        <w:br/>
        <w:t xml:space="preserve">  - Outer Join</w:t>
      </w:r>
    </w:p>
    <w:p w14:paraId="4E819E94" w14:textId="2CD25D62" w:rsidR="008653C2" w:rsidRDefault="008653C2">
      <w:r>
        <w:t>Data Concatenation:</w:t>
      </w:r>
      <w:r>
        <w:br/>
        <w:t xml:space="preserve">  Stacking </w:t>
      </w:r>
      <w:proofErr w:type="spellStart"/>
      <w:r>
        <w:t>DataFrames</w:t>
      </w:r>
      <w:proofErr w:type="spellEnd"/>
      <w:r>
        <w:t xml:space="preserve"> on top of each other (rows) or side by side (columns)</w:t>
      </w:r>
    </w:p>
    <w:p w14:paraId="0D4EF459" w14:textId="77777777" w:rsidR="00D42629" w:rsidRDefault="00D42629"/>
    <w:p w14:paraId="1949B92F" w14:textId="77777777" w:rsidR="00D42629" w:rsidRDefault="00D42629"/>
    <w:p w14:paraId="3320CA0C" w14:textId="77777777" w:rsidR="00D42629" w:rsidRDefault="00D42629"/>
    <w:p w14:paraId="27901061" w14:textId="0A1D454E" w:rsidR="00D42629" w:rsidRDefault="00D42629">
      <w:pPr>
        <w:rPr>
          <w:b/>
          <w:bCs/>
          <w:sz w:val="28"/>
          <w:szCs w:val="28"/>
        </w:rPr>
      </w:pPr>
      <w:r w:rsidRPr="00D42629">
        <w:rPr>
          <w:b/>
          <w:bCs/>
          <w:sz w:val="28"/>
          <w:szCs w:val="28"/>
        </w:rPr>
        <w:t>DATA COLLECTION</w:t>
      </w:r>
    </w:p>
    <w:p w14:paraId="17AD2113" w14:textId="3EBB59E6" w:rsidR="00D42629" w:rsidRDefault="00D42629">
      <w:r w:rsidRPr="00696FA9">
        <w:rPr>
          <w:b/>
          <w:bCs/>
        </w:rPr>
        <w:t>Data Science</w:t>
      </w:r>
      <w:r w:rsidR="00696FA9">
        <w:rPr>
          <w:b/>
          <w:bCs/>
        </w:rPr>
        <w:t xml:space="preserve"> </w:t>
      </w:r>
      <w:r w:rsidR="00696FA9">
        <w:t>(Steps Involved):</w:t>
      </w:r>
      <w:r w:rsidR="00696FA9">
        <w:br/>
        <w:t xml:space="preserve">Define the Problem </w:t>
      </w:r>
      <w:r w:rsidR="00696FA9">
        <w:sym w:font="Wingdings" w:char="F0E0"/>
      </w:r>
      <w:r w:rsidR="00696FA9">
        <w:t xml:space="preserve"> Data Collection </w:t>
      </w:r>
      <w:r w:rsidR="00696FA9">
        <w:sym w:font="Wingdings" w:char="F0E0"/>
      </w:r>
      <w:r w:rsidR="00696FA9">
        <w:t xml:space="preserve"> EDA </w:t>
      </w:r>
      <w:r w:rsidR="00696FA9">
        <w:sym w:font="Wingdings" w:char="F0E0"/>
      </w:r>
      <w:r w:rsidR="00696FA9">
        <w:t xml:space="preserve"> Data Cleaning &amp; Pre-processing </w:t>
      </w:r>
      <w:r w:rsidR="00696FA9">
        <w:sym w:font="Wingdings" w:char="F0E0"/>
      </w:r>
      <w:r w:rsidR="00696FA9">
        <w:t xml:space="preserve"> Feature Engineering </w:t>
      </w:r>
      <w:r w:rsidR="00696FA9">
        <w:sym w:font="Wingdings" w:char="F0E0"/>
      </w:r>
      <w:r w:rsidR="00696FA9">
        <w:t xml:space="preserve"> </w:t>
      </w:r>
      <w:proofErr w:type="spellStart"/>
      <w:r w:rsidR="00696FA9">
        <w:t>Modeling</w:t>
      </w:r>
      <w:proofErr w:type="spellEnd"/>
      <w:r w:rsidR="00696FA9">
        <w:t xml:space="preserve"> </w:t>
      </w:r>
      <w:r w:rsidR="00696FA9">
        <w:sym w:font="Wingdings" w:char="F0E0"/>
      </w:r>
      <w:r w:rsidR="00696FA9">
        <w:t xml:space="preserve"> Evaluation </w:t>
      </w:r>
      <w:r w:rsidR="00696FA9">
        <w:sym w:font="Wingdings" w:char="F0E0"/>
      </w:r>
      <w:r w:rsidR="00696FA9">
        <w:t xml:space="preserve"> Deployment</w:t>
      </w:r>
    </w:p>
    <w:p w14:paraId="0F46CD8D" w14:textId="426633E9" w:rsidR="006737A3" w:rsidRDefault="006737A3">
      <w:r>
        <w:t>Sources</w:t>
      </w:r>
      <w:r w:rsidR="00180D1F">
        <w:t xml:space="preserve"> (Primary, Secondary &amp; System Generated)</w:t>
      </w:r>
      <w:r>
        <w:t>:</w:t>
      </w:r>
      <w:r>
        <w:br/>
        <w:t>1) Databases – SQL (MySQL, PostgreSQL</w:t>
      </w:r>
      <w:r w:rsidR="004E71EC">
        <w:t>,</w:t>
      </w:r>
      <w:r>
        <w:t xml:space="preserve"> etc.), NoSQL databases (MongoDB</w:t>
      </w:r>
      <w:r w:rsidR="004E71EC">
        <w:t>,</w:t>
      </w:r>
      <w:r>
        <w:t xml:space="preserve"> etc.)</w:t>
      </w:r>
      <w:r>
        <w:br/>
        <w:t>2) Public Datasets – Kaggle, UCI ML Repo etc.</w:t>
      </w:r>
      <w:r>
        <w:br/>
        <w:t>3) APIs – Twitter API, Stock API, Weather API</w:t>
      </w:r>
      <w:r w:rsidR="004E71EC">
        <w:t>,</w:t>
      </w:r>
      <w:r>
        <w:t xml:space="preserve"> etc.</w:t>
      </w:r>
      <w:r>
        <w:br/>
        <w:t>4) Web Scraping – HTML pages, blogs/articles. Social media pages</w:t>
      </w:r>
      <w:r w:rsidR="004E71EC">
        <w:t>,</w:t>
      </w:r>
      <w:r>
        <w:t xml:space="preserve"> etc</w:t>
      </w:r>
      <w:r>
        <w:br/>
        <w:t>5) Sensors &amp; Devices – IoT devices, health wearables</w:t>
      </w:r>
      <w:r w:rsidR="004E71EC">
        <w:t>,</w:t>
      </w:r>
      <w:r>
        <w:t xml:space="preserve"> etc.</w:t>
      </w:r>
      <w:r>
        <w:br/>
        <w:t>6) Surveys &amp; Forms – customer satisfaction, feedback</w:t>
      </w:r>
      <w:r w:rsidR="004E71EC">
        <w:t>,</w:t>
      </w:r>
      <w:r>
        <w:t xml:space="preserve"> etc.</w:t>
      </w:r>
      <w:r>
        <w:br/>
        <w:t>7) System Generated – logs, video feeds, synthetic data</w:t>
      </w:r>
      <w:r w:rsidR="004E71EC">
        <w:t xml:space="preserve"> (</w:t>
      </w:r>
      <w:r w:rsidR="004E71EC">
        <w:sym w:font="Wingdings" w:char="F0E0"/>
      </w:r>
      <w:r w:rsidR="004E71EC">
        <w:t xml:space="preserve"> GAN),</w:t>
      </w:r>
      <w:r>
        <w:t xml:space="preserve"> etc.</w:t>
      </w:r>
    </w:p>
    <w:p w14:paraId="710FBEA2" w14:textId="77777777" w:rsidR="00D02A8C" w:rsidRDefault="00D02A8C"/>
    <w:p w14:paraId="22EBF01E" w14:textId="77777777" w:rsidR="00D02A8C" w:rsidRDefault="00D02A8C"/>
    <w:p w14:paraId="2E013753" w14:textId="77777777" w:rsidR="00D02A8C" w:rsidRDefault="00D02A8C"/>
    <w:p w14:paraId="4276EE0E" w14:textId="77777777" w:rsidR="00D02A8C" w:rsidRDefault="00D02A8C"/>
    <w:p w14:paraId="392500CD" w14:textId="3704C5D8" w:rsidR="00D02A8C" w:rsidRDefault="00D02A8C">
      <w:pPr>
        <w:rPr>
          <w:b/>
          <w:bCs/>
          <w:sz w:val="28"/>
          <w:szCs w:val="28"/>
        </w:rPr>
      </w:pPr>
      <w:r w:rsidRPr="00D02A8C">
        <w:rPr>
          <w:b/>
          <w:bCs/>
          <w:sz w:val="28"/>
          <w:szCs w:val="28"/>
        </w:rPr>
        <w:t>SQL</w:t>
      </w:r>
    </w:p>
    <w:p w14:paraId="2A2D087E" w14:textId="77777777" w:rsidR="0034449C" w:rsidRPr="0034449C" w:rsidRDefault="00D02A8C" w:rsidP="0034449C">
      <w:r>
        <w:t>Reliable, Relevant, Cost-effective</w:t>
      </w:r>
    </w:p>
    <w:p w14:paraId="79E6EF86" w14:textId="176DBED9" w:rsidR="00D02A8C" w:rsidRDefault="0034449C" w:rsidP="00D02A8C">
      <w:r w:rsidRPr="0034449C">
        <w:t>Relational Database: SQL</w:t>
      </w:r>
      <w:r w:rsidR="001E0F5F">
        <w:t xml:space="preserve"> [MySQL (DB) </w:t>
      </w:r>
      <w:r w:rsidR="001E0F5F">
        <w:sym w:font="Wingdings" w:char="F0DF"/>
      </w:r>
      <w:r w:rsidR="001E0F5F">
        <w:t xml:space="preserve"> SQL (Language)]</w:t>
      </w:r>
    </w:p>
    <w:p w14:paraId="644F7762" w14:textId="40AA38B5" w:rsidR="001E0F5F" w:rsidRDefault="001E0F5F" w:rsidP="00D02A8C">
      <w:r w:rsidRPr="001E0F5F">
        <w:rPr>
          <w:b/>
          <w:bCs/>
        </w:rPr>
        <w:t>What is a Database?</w:t>
      </w:r>
      <w:r>
        <w:rPr>
          <w:b/>
          <w:bCs/>
        </w:rPr>
        <w:br/>
      </w:r>
      <w:r>
        <w:t xml:space="preserve">It is a collection of data in a format that can be easily accessed.   (DBMS </w:t>
      </w:r>
      <w:r>
        <w:sym w:font="Wingdings" w:char="F0E0"/>
      </w:r>
      <w:r>
        <w:t xml:space="preserve"> Database Management System)</w:t>
      </w:r>
      <w:r>
        <w:br/>
        <w:t>Why databases?</w:t>
      </w:r>
      <w:r>
        <w:br/>
        <w:t xml:space="preserve">  - can store large data</w:t>
      </w:r>
      <w:r>
        <w:br/>
      </w:r>
      <w:r>
        <w:lastRenderedPageBreak/>
        <w:t xml:space="preserve">  - features like security, scalability, etc.</w:t>
      </w:r>
      <w:r>
        <w:br/>
        <w:t xml:space="preserve">  - Easier to insert, update or delete data</w:t>
      </w:r>
    </w:p>
    <w:p w14:paraId="6B1C9F0A" w14:textId="485255B9" w:rsidR="00352810" w:rsidRDefault="00352810" w:rsidP="00D02A8C">
      <w:r w:rsidRPr="00352810">
        <w:rPr>
          <w:b/>
          <w:bCs/>
        </w:rPr>
        <w:t>SQL v/s NoSQL</w:t>
      </w:r>
      <w:r>
        <w:rPr>
          <w:b/>
          <w:bCs/>
        </w:rPr>
        <w:br/>
      </w:r>
      <w:r>
        <w:t>SQL: Relational Database (data stored in Tables). Eg – MySQL, Oracle, PostgreSQL, etc.</w:t>
      </w:r>
      <w:r>
        <w:br/>
        <w:t>NoSQL: Non-relational Database (data stored in document/key-</w:t>
      </w:r>
      <w:proofErr w:type="spellStart"/>
      <w:r>
        <w:t>val</w:t>
      </w:r>
      <w:proofErr w:type="spellEnd"/>
      <w:r>
        <w:t>/graphs, etc). Eg – MongoDB, Cassandra, Neo4j, etc.</w:t>
      </w:r>
    </w:p>
    <w:p w14:paraId="521E3ABB" w14:textId="164EA1E2" w:rsidR="00B11CF3" w:rsidRDefault="00B11CF3" w:rsidP="00D02A8C">
      <w:r>
        <w:t>SQL (Structured Query Language):</w:t>
      </w:r>
      <w:r>
        <w:br/>
        <w:t>SQL is a programming language used to interact with relational databases.</w:t>
      </w:r>
    </w:p>
    <w:p w14:paraId="0F2EF4DF" w14:textId="72375498" w:rsidR="003E6D43" w:rsidRDefault="003E6D43" w:rsidP="00D02A8C">
      <w:pPr>
        <w:rPr>
          <w:b/>
          <w:bCs/>
        </w:rPr>
      </w:pPr>
      <w:r w:rsidRPr="003E6D43">
        <w:rPr>
          <w:b/>
          <w:bCs/>
        </w:rPr>
        <w:t>Table in SQL</w:t>
      </w:r>
      <w:r w:rsidR="00CA34EC">
        <w:rPr>
          <w:b/>
          <w:bCs/>
        </w:rPr>
        <w:br/>
        <w:t xml:space="preserve">                                                     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3"/>
        <w:gridCol w:w="1383"/>
        <w:gridCol w:w="2019"/>
        <w:gridCol w:w="1383"/>
        <w:gridCol w:w="1384"/>
      </w:tblGrid>
      <w:tr w:rsidR="003E6D43" w14:paraId="06FA8651" w14:textId="77777777" w:rsidTr="003E6D43">
        <w:trPr>
          <w:trHeight w:val="282"/>
        </w:trPr>
        <w:tc>
          <w:tcPr>
            <w:tcW w:w="1383" w:type="dxa"/>
          </w:tcPr>
          <w:p w14:paraId="729C0735" w14:textId="47FDE671" w:rsidR="003E6D43" w:rsidRPr="003E6D43" w:rsidRDefault="003E6D43" w:rsidP="00D02A8C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383" w:type="dxa"/>
          </w:tcPr>
          <w:p w14:paraId="66CD6E11" w14:textId="01213E63" w:rsidR="003E6D43" w:rsidRPr="003E6D43" w:rsidRDefault="003E6D43" w:rsidP="00D02A8C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383" w:type="dxa"/>
          </w:tcPr>
          <w:p w14:paraId="72047F14" w14:textId="6EC4DBBA" w:rsidR="003E6D43" w:rsidRPr="003E6D43" w:rsidRDefault="003E6D43" w:rsidP="00D02A8C">
            <w:pPr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383" w:type="dxa"/>
          </w:tcPr>
          <w:p w14:paraId="318C1A9A" w14:textId="43983346" w:rsidR="003E6D43" w:rsidRPr="003E6D43" w:rsidRDefault="003E6D43" w:rsidP="00D02A8C">
            <w:pPr>
              <w:rPr>
                <w:b/>
                <w:bCs/>
              </w:rPr>
            </w:pPr>
            <w:r>
              <w:rPr>
                <w:b/>
                <w:bCs/>
              </w:rPr>
              <w:t>Followers</w:t>
            </w:r>
          </w:p>
        </w:tc>
        <w:tc>
          <w:tcPr>
            <w:tcW w:w="1384" w:type="dxa"/>
          </w:tcPr>
          <w:p w14:paraId="66E554FE" w14:textId="1375D805" w:rsidR="003E6D43" w:rsidRPr="003E6D43" w:rsidRDefault="003E6D43" w:rsidP="00D02A8C">
            <w:pPr>
              <w:rPr>
                <w:b/>
                <w:bCs/>
              </w:rPr>
            </w:pPr>
            <w:r>
              <w:rPr>
                <w:b/>
                <w:bCs/>
              </w:rPr>
              <w:t>Following</w:t>
            </w:r>
          </w:p>
        </w:tc>
      </w:tr>
      <w:tr w:rsidR="003E6D43" w14:paraId="6FFECB0A" w14:textId="77777777" w:rsidTr="003E6D43">
        <w:trPr>
          <w:trHeight w:val="282"/>
        </w:trPr>
        <w:tc>
          <w:tcPr>
            <w:tcW w:w="1383" w:type="dxa"/>
          </w:tcPr>
          <w:p w14:paraId="53FF966F" w14:textId="2AECE09E" w:rsidR="003E6D43" w:rsidRDefault="003E6D43" w:rsidP="00D02A8C">
            <w:r>
              <w:t>1</w:t>
            </w:r>
          </w:p>
        </w:tc>
        <w:tc>
          <w:tcPr>
            <w:tcW w:w="1383" w:type="dxa"/>
          </w:tcPr>
          <w:p w14:paraId="0F3B0555" w14:textId="1F9249C7" w:rsidR="003E6D43" w:rsidRDefault="003E6D43" w:rsidP="00D02A8C">
            <w:r>
              <w:t>Adam</w:t>
            </w:r>
          </w:p>
        </w:tc>
        <w:tc>
          <w:tcPr>
            <w:tcW w:w="1383" w:type="dxa"/>
          </w:tcPr>
          <w:p w14:paraId="66483BA8" w14:textId="582C9EE7" w:rsidR="003E6D43" w:rsidRDefault="003E6D43" w:rsidP="00D02A8C">
            <w:hyperlink r:id="rId5" w:history="1">
              <w:r w:rsidRPr="002A5DAF">
                <w:rPr>
                  <w:rStyle w:val="Hyperlink"/>
                </w:rPr>
                <w:t>adam@yahoo.in</w:t>
              </w:r>
            </w:hyperlink>
          </w:p>
        </w:tc>
        <w:tc>
          <w:tcPr>
            <w:tcW w:w="1383" w:type="dxa"/>
          </w:tcPr>
          <w:p w14:paraId="7C259B8E" w14:textId="1EA9A3CF" w:rsidR="003E6D43" w:rsidRDefault="003E6D43" w:rsidP="00D02A8C">
            <w:r>
              <w:t>123</w:t>
            </w:r>
          </w:p>
        </w:tc>
        <w:tc>
          <w:tcPr>
            <w:tcW w:w="1384" w:type="dxa"/>
          </w:tcPr>
          <w:p w14:paraId="49CD9CA2" w14:textId="65C7C674" w:rsidR="003E6D43" w:rsidRDefault="003E6D43" w:rsidP="00D02A8C">
            <w:r>
              <w:t>145</w:t>
            </w:r>
          </w:p>
        </w:tc>
      </w:tr>
      <w:tr w:rsidR="003E6D43" w14:paraId="72315221" w14:textId="77777777" w:rsidTr="003E6D43">
        <w:trPr>
          <w:trHeight w:val="295"/>
        </w:trPr>
        <w:tc>
          <w:tcPr>
            <w:tcW w:w="1383" w:type="dxa"/>
          </w:tcPr>
          <w:p w14:paraId="1CC036D2" w14:textId="5C71D058" w:rsidR="003E6D43" w:rsidRDefault="003E6D43" w:rsidP="00D02A8C">
            <w:r>
              <w:t>2</w:t>
            </w:r>
          </w:p>
        </w:tc>
        <w:tc>
          <w:tcPr>
            <w:tcW w:w="1383" w:type="dxa"/>
          </w:tcPr>
          <w:p w14:paraId="1503D741" w14:textId="436F18E3" w:rsidR="003E6D43" w:rsidRDefault="003E6D43" w:rsidP="00D02A8C">
            <w:r>
              <w:t>Bob</w:t>
            </w:r>
          </w:p>
        </w:tc>
        <w:tc>
          <w:tcPr>
            <w:tcW w:w="1383" w:type="dxa"/>
          </w:tcPr>
          <w:p w14:paraId="4F659E98" w14:textId="2BCCE4FD" w:rsidR="003E6D43" w:rsidRDefault="003E6D43" w:rsidP="00D02A8C">
            <w:hyperlink r:id="rId6" w:history="1">
              <w:r w:rsidRPr="002A5DAF">
                <w:rPr>
                  <w:rStyle w:val="Hyperlink"/>
                </w:rPr>
                <w:t>bob123@gmail.com</w:t>
              </w:r>
            </w:hyperlink>
          </w:p>
        </w:tc>
        <w:tc>
          <w:tcPr>
            <w:tcW w:w="1383" w:type="dxa"/>
          </w:tcPr>
          <w:p w14:paraId="08822016" w14:textId="4D4F1B2C" w:rsidR="003E6D43" w:rsidRDefault="003E6D43" w:rsidP="00D02A8C">
            <w:r>
              <w:t>200</w:t>
            </w:r>
          </w:p>
        </w:tc>
        <w:tc>
          <w:tcPr>
            <w:tcW w:w="1384" w:type="dxa"/>
          </w:tcPr>
          <w:p w14:paraId="0315B0EE" w14:textId="4AC128C2" w:rsidR="003E6D43" w:rsidRDefault="00CA34EC" w:rsidP="00D02A8C">
            <w:r>
              <w:t>200</w:t>
            </w:r>
          </w:p>
        </w:tc>
      </w:tr>
      <w:tr w:rsidR="003E6D43" w14:paraId="05B3CAFD" w14:textId="77777777" w:rsidTr="003E6D43">
        <w:trPr>
          <w:trHeight w:val="282"/>
        </w:trPr>
        <w:tc>
          <w:tcPr>
            <w:tcW w:w="1383" w:type="dxa"/>
          </w:tcPr>
          <w:p w14:paraId="6928BA9E" w14:textId="1552B858" w:rsidR="003E6D43" w:rsidRDefault="003E6D43" w:rsidP="00D02A8C">
            <w:r>
              <w:t>3</w:t>
            </w:r>
          </w:p>
        </w:tc>
        <w:tc>
          <w:tcPr>
            <w:tcW w:w="1383" w:type="dxa"/>
          </w:tcPr>
          <w:p w14:paraId="5A8C2F44" w14:textId="7B4AC01C" w:rsidR="003E6D43" w:rsidRDefault="003E6D43" w:rsidP="00D02A8C">
            <w:r>
              <w:t>Casey</w:t>
            </w:r>
          </w:p>
        </w:tc>
        <w:tc>
          <w:tcPr>
            <w:tcW w:w="1383" w:type="dxa"/>
          </w:tcPr>
          <w:p w14:paraId="4EFE24CF" w14:textId="2DA02520" w:rsidR="003E6D43" w:rsidRDefault="003E6D43" w:rsidP="00D02A8C">
            <w:hyperlink r:id="rId7" w:history="1">
              <w:r w:rsidRPr="002A5DAF">
                <w:rPr>
                  <w:rStyle w:val="Hyperlink"/>
                </w:rPr>
                <w:t>casey@email.com</w:t>
              </w:r>
            </w:hyperlink>
          </w:p>
        </w:tc>
        <w:tc>
          <w:tcPr>
            <w:tcW w:w="1383" w:type="dxa"/>
          </w:tcPr>
          <w:p w14:paraId="06D702A1" w14:textId="6D86D45A" w:rsidR="003E6D43" w:rsidRDefault="003E6D43" w:rsidP="00D02A8C">
            <w:r>
              <w:t>300</w:t>
            </w:r>
          </w:p>
        </w:tc>
        <w:tc>
          <w:tcPr>
            <w:tcW w:w="1384" w:type="dxa"/>
          </w:tcPr>
          <w:p w14:paraId="018C7D69" w14:textId="22BD256F" w:rsidR="003E6D43" w:rsidRDefault="00CA34EC" w:rsidP="00D02A8C">
            <w:r>
              <w:t>306</w:t>
            </w:r>
          </w:p>
        </w:tc>
      </w:tr>
      <w:tr w:rsidR="003E6D43" w14:paraId="6A4DB267" w14:textId="77777777" w:rsidTr="003E6D43">
        <w:trPr>
          <w:trHeight w:val="282"/>
        </w:trPr>
        <w:tc>
          <w:tcPr>
            <w:tcW w:w="1383" w:type="dxa"/>
          </w:tcPr>
          <w:p w14:paraId="5D7EF4F8" w14:textId="2176C736" w:rsidR="003E6D43" w:rsidRDefault="003E6D43" w:rsidP="00D02A8C">
            <w:r>
              <w:t>4</w:t>
            </w:r>
          </w:p>
        </w:tc>
        <w:tc>
          <w:tcPr>
            <w:tcW w:w="1383" w:type="dxa"/>
          </w:tcPr>
          <w:p w14:paraId="6A88C81C" w14:textId="2B133190" w:rsidR="003E6D43" w:rsidRDefault="003E6D43" w:rsidP="00D02A8C">
            <w:r>
              <w:t>Donald</w:t>
            </w:r>
          </w:p>
        </w:tc>
        <w:tc>
          <w:tcPr>
            <w:tcW w:w="1383" w:type="dxa"/>
          </w:tcPr>
          <w:p w14:paraId="1C71B7FC" w14:textId="272DA517" w:rsidR="003E6D43" w:rsidRDefault="003E6D43" w:rsidP="00D02A8C">
            <w:r>
              <w:t>donald@gmail.com</w:t>
            </w:r>
          </w:p>
        </w:tc>
        <w:tc>
          <w:tcPr>
            <w:tcW w:w="1383" w:type="dxa"/>
          </w:tcPr>
          <w:p w14:paraId="51AC01E8" w14:textId="247827EA" w:rsidR="003E6D43" w:rsidRDefault="003E6D43" w:rsidP="00D02A8C">
            <w:r>
              <w:t>200</w:t>
            </w:r>
          </w:p>
        </w:tc>
        <w:tc>
          <w:tcPr>
            <w:tcW w:w="1384" w:type="dxa"/>
          </w:tcPr>
          <w:p w14:paraId="4ED2066F" w14:textId="1AB33F15" w:rsidR="003E6D43" w:rsidRDefault="00CA34EC" w:rsidP="00D02A8C">
            <w:r>
              <w:t>105</w:t>
            </w:r>
          </w:p>
        </w:tc>
      </w:tr>
    </w:tbl>
    <w:p w14:paraId="78D922E1" w14:textId="253BC62A" w:rsidR="00CA34EC" w:rsidRDefault="00CA34EC" w:rsidP="00D02A8C">
      <w:r>
        <w:br/>
      </w:r>
      <w:r w:rsidR="00716B64">
        <w:t xml:space="preserve">Columns </w:t>
      </w:r>
      <w:r w:rsidR="00716B64">
        <w:sym w:font="Wingdings" w:char="F0E0"/>
      </w:r>
      <w:r w:rsidR="00716B64">
        <w:t xml:space="preserve"> design (</w:t>
      </w:r>
      <w:proofErr w:type="gramStart"/>
      <w:r w:rsidR="00716B64">
        <w:t xml:space="preserve">Schema)   </w:t>
      </w:r>
      <w:proofErr w:type="gramEnd"/>
      <w:r w:rsidR="00716B64">
        <w:t xml:space="preserve"> &amp;    rows </w:t>
      </w:r>
      <w:r w:rsidR="00716B64">
        <w:sym w:font="Wingdings" w:char="F0E0"/>
      </w:r>
      <w:r w:rsidR="00716B64">
        <w:t xml:space="preserve"> tuple</w:t>
      </w:r>
    </w:p>
    <w:p w14:paraId="03AF29D7" w14:textId="00B34161" w:rsidR="00AD5E3C" w:rsidRDefault="00AD5E3C" w:rsidP="00D02A8C">
      <w:r>
        <w:t>Database Queries:</w:t>
      </w:r>
      <w:r>
        <w:br/>
        <w:t xml:space="preserve">CREATE DATABASE </w:t>
      </w:r>
      <w:proofErr w:type="spellStart"/>
      <w:r>
        <w:t>db_name</w:t>
      </w:r>
      <w:proofErr w:type="spellEnd"/>
      <w:r>
        <w:t>;</w:t>
      </w:r>
      <w:r>
        <w:br/>
        <w:t xml:space="preserve">CREATE DATABASE IF NOT EXISTS </w:t>
      </w:r>
      <w:proofErr w:type="spellStart"/>
      <w:r>
        <w:t>db_name</w:t>
      </w:r>
      <w:proofErr w:type="spellEnd"/>
      <w:r>
        <w:t>;</w:t>
      </w:r>
      <w:r>
        <w:br/>
        <w:t xml:space="preserve">DROP DATABASE </w:t>
      </w:r>
      <w:proofErr w:type="spellStart"/>
      <w:r>
        <w:t>db_name</w:t>
      </w:r>
      <w:proofErr w:type="spellEnd"/>
      <w:r>
        <w:t>;</w:t>
      </w:r>
      <w:r>
        <w:br/>
        <w:t xml:space="preserve">DROP DATABASE IF EXISTS </w:t>
      </w:r>
      <w:proofErr w:type="spellStart"/>
      <w:r>
        <w:t>db_name</w:t>
      </w:r>
      <w:proofErr w:type="spellEnd"/>
      <w:r>
        <w:t>;</w:t>
      </w:r>
      <w:r>
        <w:br/>
        <w:t>SHOW DATABASES;</w:t>
      </w:r>
      <w:r>
        <w:br/>
        <w:t>SHOW TABLES;</w:t>
      </w:r>
    </w:p>
    <w:p w14:paraId="1183567E" w14:textId="3E5B66D7" w:rsidR="00ED4B95" w:rsidRDefault="00ED4B95" w:rsidP="00D02A8C">
      <w:r>
        <w:t>Table Queries: Create, Insert, Update, Alter, Truncate, Delete</w:t>
      </w:r>
    </w:p>
    <w:p w14:paraId="619815F9" w14:textId="228F2985" w:rsidR="00706B84" w:rsidRDefault="00093D22" w:rsidP="00D02A8C">
      <w:r>
        <w:t>Constraints: Rules for data in the table</w:t>
      </w:r>
      <w:r>
        <w:br/>
        <w:t>NOT NULL – columns cannot have a null value</w:t>
      </w:r>
      <w:r>
        <w:br/>
        <w:t>UNIQUE – all values in column are different</w:t>
      </w:r>
      <w:r>
        <w:br/>
        <w:t>DEFAULT – sets the default value of a column</w:t>
      </w:r>
      <w:r>
        <w:br/>
        <w:t>CHECK – it can limit the values allowed in a column</w:t>
      </w:r>
      <w:r w:rsidR="00CF3B92">
        <w:br/>
        <w:t>PRIMARY KEY – makes a column unique &amp; not null but used only for one</w:t>
      </w:r>
      <w:r w:rsidR="00CF3B92">
        <w:br/>
        <w:t>FOREIGN KEY – prevents actions that would destroy links between table</w:t>
      </w:r>
      <w:r w:rsidR="00706B84">
        <w:t>s</w:t>
      </w:r>
      <w:r w:rsidR="00706B84">
        <w:br/>
        <w:t xml:space="preserve">               </w:t>
      </w:r>
      <w:r w:rsidR="00706B84" w:rsidRPr="00706B84">
        <w:rPr>
          <w:b/>
          <w:bCs/>
          <w:color w:val="4472C4" w:themeColor="accent1"/>
        </w:rPr>
        <w:t>CREATE TABLE</w:t>
      </w:r>
      <w:r w:rsidR="00706B84" w:rsidRPr="00706B84">
        <w:rPr>
          <w:color w:val="4472C4" w:themeColor="accent1"/>
        </w:rPr>
        <w:t xml:space="preserve"> </w:t>
      </w:r>
      <w:r w:rsidR="00706B84">
        <w:t>temp (</w:t>
      </w:r>
      <w:r w:rsidR="00706B84">
        <w:br/>
        <w:t xml:space="preserve">                   id </w:t>
      </w:r>
      <w:r w:rsidR="00706B84" w:rsidRPr="00706B84">
        <w:rPr>
          <w:b/>
          <w:bCs/>
          <w:color w:val="4472C4" w:themeColor="accent1"/>
        </w:rPr>
        <w:t>int not null</w:t>
      </w:r>
      <w:r w:rsidR="00706B84">
        <w:t>,</w:t>
      </w:r>
      <w:r w:rsidR="00706B84">
        <w:br/>
        <w:t xml:space="preserve">                   </w:t>
      </w:r>
      <w:r w:rsidR="00706B84" w:rsidRPr="00706B84">
        <w:rPr>
          <w:b/>
          <w:bCs/>
          <w:color w:val="4472C4" w:themeColor="accent1"/>
        </w:rPr>
        <w:t>PRIMARY KEY</w:t>
      </w:r>
      <w:r w:rsidR="00706B84" w:rsidRPr="00706B84">
        <w:rPr>
          <w:color w:val="4472C4" w:themeColor="accent1"/>
        </w:rPr>
        <w:t xml:space="preserve"> </w:t>
      </w:r>
      <w:r w:rsidR="00706B84">
        <w:t>(id)</w:t>
      </w:r>
      <w:r w:rsidR="00706B84">
        <w:br/>
        <w:t xml:space="preserve">               );</w:t>
      </w:r>
      <w:r w:rsidR="00706B84">
        <w:br/>
        <w:t xml:space="preserve">               </w:t>
      </w:r>
      <w:r w:rsidR="00706B84" w:rsidRPr="00706B84">
        <w:rPr>
          <w:b/>
          <w:bCs/>
          <w:color w:val="4472C4" w:themeColor="accent1"/>
        </w:rPr>
        <w:t>CREATE TABLE</w:t>
      </w:r>
      <w:r w:rsidR="00706B84" w:rsidRPr="00706B84">
        <w:rPr>
          <w:color w:val="4472C4" w:themeColor="accent1"/>
        </w:rPr>
        <w:t xml:space="preserve"> </w:t>
      </w:r>
      <w:r w:rsidR="00706B84">
        <w:t>temp (</w:t>
      </w:r>
      <w:r w:rsidR="00706B84">
        <w:br/>
        <w:t xml:space="preserve">                   </w:t>
      </w:r>
      <w:proofErr w:type="spellStart"/>
      <w:r w:rsidR="00706B84">
        <w:t>cust_id</w:t>
      </w:r>
      <w:proofErr w:type="spellEnd"/>
      <w:r w:rsidR="00706B84">
        <w:t xml:space="preserve"> </w:t>
      </w:r>
      <w:r w:rsidR="00706B84" w:rsidRPr="00706B84">
        <w:rPr>
          <w:b/>
          <w:bCs/>
          <w:color w:val="4472C4" w:themeColor="accent1"/>
        </w:rPr>
        <w:t>int</w:t>
      </w:r>
      <w:r w:rsidR="00706B84">
        <w:t>,</w:t>
      </w:r>
      <w:r w:rsidR="00706B84">
        <w:br/>
        <w:t xml:space="preserve">                   </w:t>
      </w:r>
      <w:r w:rsidR="00706B84" w:rsidRPr="00706B84">
        <w:rPr>
          <w:b/>
          <w:bCs/>
          <w:color w:val="4472C4" w:themeColor="accent1"/>
        </w:rPr>
        <w:t>FOREIGN KEY</w:t>
      </w:r>
      <w:r w:rsidR="00706B84" w:rsidRPr="00706B84">
        <w:rPr>
          <w:color w:val="4472C4" w:themeColor="accent1"/>
        </w:rPr>
        <w:t xml:space="preserve"> </w:t>
      </w:r>
      <w:r w:rsidR="00706B84">
        <w:t>(</w:t>
      </w:r>
      <w:proofErr w:type="spellStart"/>
      <w:r w:rsidR="00706B84">
        <w:t>cust_id</w:t>
      </w:r>
      <w:proofErr w:type="spellEnd"/>
      <w:r w:rsidR="00706B84">
        <w:t xml:space="preserve">) </w:t>
      </w:r>
      <w:r w:rsidR="00706B84" w:rsidRPr="00706B84">
        <w:rPr>
          <w:b/>
          <w:bCs/>
          <w:color w:val="4472C4" w:themeColor="accent1"/>
        </w:rPr>
        <w:t>references</w:t>
      </w:r>
      <w:r w:rsidR="00706B84">
        <w:t xml:space="preserve"> customer(id)</w:t>
      </w:r>
      <w:r w:rsidR="00706B84">
        <w:br/>
        <w:t xml:space="preserve">               );</w:t>
      </w:r>
    </w:p>
    <w:p w14:paraId="353B09F0" w14:textId="4373BAA0" w:rsidR="00111286" w:rsidRDefault="00111286" w:rsidP="00D02A8C">
      <w:pPr>
        <w:rPr>
          <w:color w:val="000000" w:themeColor="text1"/>
        </w:rPr>
      </w:pPr>
      <w:r>
        <w:t>What are Keys?</w:t>
      </w:r>
      <w:r>
        <w:br/>
        <w:t>Keys are special columns in the table</w:t>
      </w:r>
      <w:r>
        <w:br/>
      </w:r>
      <w:r w:rsidRPr="00111286">
        <w:rPr>
          <w:b/>
          <w:bCs/>
          <w:color w:val="70AD47" w:themeColor="accent6"/>
        </w:rPr>
        <w:t>Primary Key:</w:t>
      </w:r>
      <w:r>
        <w:rPr>
          <w:color w:val="70AD47" w:themeColor="accent6"/>
        </w:rPr>
        <w:t xml:space="preserve"> </w:t>
      </w:r>
      <w:r>
        <w:rPr>
          <w:color w:val="000000" w:themeColor="text1"/>
        </w:rPr>
        <w:t xml:space="preserve">It is a column (or set of columns) in a table that uniquely identifies each row. (a unique </w:t>
      </w:r>
      <w:r>
        <w:rPr>
          <w:color w:val="000000" w:themeColor="text1"/>
        </w:rPr>
        <w:lastRenderedPageBreak/>
        <w:t>id). There is only 1 PK &amp; it should be NOT null.</w:t>
      </w:r>
      <w:r>
        <w:rPr>
          <w:color w:val="000000" w:themeColor="text1"/>
        </w:rPr>
        <w:br/>
      </w:r>
      <w:r w:rsidRPr="00111286">
        <w:rPr>
          <w:b/>
          <w:bCs/>
          <w:color w:val="70AD47" w:themeColor="accent6"/>
        </w:rPr>
        <w:t>Foreign Key:</w:t>
      </w:r>
      <w:r w:rsidRPr="00111286">
        <w:rPr>
          <w:color w:val="70AD47" w:themeColor="accent6"/>
        </w:rPr>
        <w:t xml:space="preserve"> </w:t>
      </w:r>
      <w:r>
        <w:rPr>
          <w:color w:val="000000" w:themeColor="text1"/>
        </w:rPr>
        <w:t>A foreign key is a column (or set of columns) in a table that refers to the primary key in another table. FKs can have duplicate &amp; null values. There can be multiple FKs.</w:t>
      </w:r>
    </w:p>
    <w:p w14:paraId="7E14E798" w14:textId="58F12AAE" w:rsidR="007642A1" w:rsidRDefault="007C5D83" w:rsidP="00D02A8C">
      <w:pPr>
        <w:rPr>
          <w:color w:val="000000" w:themeColor="text1"/>
        </w:rPr>
      </w:pPr>
      <w:r>
        <w:rPr>
          <w:color w:val="000000" w:themeColor="text1"/>
        </w:rPr>
        <w:t>Where Clause (Operators):</w:t>
      </w:r>
      <w:r>
        <w:rPr>
          <w:color w:val="000000" w:themeColor="text1"/>
        </w:rPr>
        <w:br/>
      </w:r>
      <w:r w:rsidRPr="007C5D83">
        <w:rPr>
          <w:color w:val="EE0000"/>
        </w:rPr>
        <w:t>Arithmetic</w:t>
      </w:r>
      <w:r>
        <w:rPr>
          <w:color w:val="000000" w:themeColor="text1"/>
        </w:rPr>
        <w:t xml:space="preserve"> Operators: +(addition), -(</w:t>
      </w:r>
      <w:proofErr w:type="spellStart"/>
      <w:r>
        <w:rPr>
          <w:color w:val="000000" w:themeColor="text1"/>
        </w:rPr>
        <w:t>substraction</w:t>
      </w:r>
      <w:proofErr w:type="spellEnd"/>
      <w:r>
        <w:rPr>
          <w:color w:val="000000" w:themeColor="text1"/>
        </w:rPr>
        <w:t>), *(multiplication), /(division), %(modulus)</w:t>
      </w:r>
      <w:r>
        <w:rPr>
          <w:color w:val="000000" w:themeColor="text1"/>
        </w:rPr>
        <w:br/>
      </w:r>
      <w:r w:rsidRPr="007C5D83">
        <w:rPr>
          <w:color w:val="EE0000"/>
        </w:rPr>
        <w:t>Comparison</w:t>
      </w:r>
      <w:r>
        <w:rPr>
          <w:color w:val="000000" w:themeColor="text1"/>
        </w:rPr>
        <w:t xml:space="preserve"> Operators: =(equal to), !=(not equal to), &gt;, &gt;=, &lt;, &lt;=</w:t>
      </w:r>
      <w:r>
        <w:rPr>
          <w:color w:val="000000" w:themeColor="text1"/>
        </w:rPr>
        <w:br/>
      </w:r>
      <w:r w:rsidRPr="007C5D83">
        <w:rPr>
          <w:color w:val="EE0000"/>
        </w:rPr>
        <w:t>Logical</w:t>
      </w:r>
      <w:r>
        <w:rPr>
          <w:color w:val="000000" w:themeColor="text1"/>
        </w:rPr>
        <w:t xml:space="preserve"> Operators: AND, OR, NOT, IN, BETWEEN, ALL, LIKE, ANY</w:t>
      </w:r>
      <w:r>
        <w:rPr>
          <w:color w:val="000000" w:themeColor="text1"/>
        </w:rPr>
        <w:br/>
      </w:r>
      <w:r w:rsidRPr="007C5D83">
        <w:rPr>
          <w:color w:val="EE0000"/>
        </w:rPr>
        <w:t>Bitwise</w:t>
      </w:r>
      <w:r>
        <w:rPr>
          <w:color w:val="000000" w:themeColor="text1"/>
        </w:rPr>
        <w:t xml:space="preserve"> Operators: &amp;(Bitwise AND), |(Bitwise OR)</w:t>
      </w:r>
      <w:r w:rsidR="007642A1">
        <w:rPr>
          <w:color w:val="000000" w:themeColor="text1"/>
        </w:rPr>
        <w:br/>
        <w:t>Frequently used operators:</w:t>
      </w:r>
      <w:r w:rsidR="007642A1">
        <w:rPr>
          <w:color w:val="000000" w:themeColor="text1"/>
        </w:rPr>
        <w:br/>
      </w:r>
      <w:r w:rsidR="007642A1" w:rsidRPr="007642A1">
        <w:rPr>
          <w:color w:val="EE0000"/>
        </w:rPr>
        <w:t>AND</w:t>
      </w:r>
      <w:r w:rsidR="007642A1">
        <w:rPr>
          <w:color w:val="000000" w:themeColor="text1"/>
        </w:rPr>
        <w:t xml:space="preserve"> (to check for both conditions to be true)</w:t>
      </w:r>
      <w:r w:rsidR="007642A1">
        <w:rPr>
          <w:color w:val="000000" w:themeColor="text1"/>
        </w:rPr>
        <w:br/>
      </w:r>
      <w:r w:rsidR="007642A1" w:rsidRPr="007642A1">
        <w:rPr>
          <w:color w:val="EE0000"/>
        </w:rPr>
        <w:t>OR</w:t>
      </w:r>
      <w:r w:rsidR="007642A1">
        <w:rPr>
          <w:color w:val="000000" w:themeColor="text1"/>
        </w:rPr>
        <w:t xml:space="preserve"> (to check for one of the conditions to be true)</w:t>
      </w:r>
      <w:r w:rsidR="007642A1">
        <w:rPr>
          <w:color w:val="000000" w:themeColor="text1"/>
        </w:rPr>
        <w:br/>
      </w:r>
      <w:r w:rsidR="007642A1" w:rsidRPr="007642A1">
        <w:rPr>
          <w:color w:val="EE0000"/>
        </w:rPr>
        <w:t xml:space="preserve">BETWEEN </w:t>
      </w:r>
      <w:r w:rsidR="007642A1">
        <w:rPr>
          <w:color w:val="000000" w:themeColor="text1"/>
        </w:rPr>
        <w:t>(selects for a given range)</w:t>
      </w:r>
      <w:r w:rsidR="007642A1">
        <w:rPr>
          <w:color w:val="000000" w:themeColor="text1"/>
        </w:rPr>
        <w:br/>
      </w:r>
      <w:r w:rsidR="007642A1" w:rsidRPr="007642A1">
        <w:rPr>
          <w:color w:val="EE0000"/>
        </w:rPr>
        <w:t xml:space="preserve">IN </w:t>
      </w:r>
      <w:r w:rsidR="007642A1">
        <w:rPr>
          <w:color w:val="000000" w:themeColor="text1"/>
        </w:rPr>
        <w:t>(matches any value in the list)</w:t>
      </w:r>
      <w:r w:rsidR="007642A1">
        <w:rPr>
          <w:color w:val="000000" w:themeColor="text1"/>
        </w:rPr>
        <w:br/>
      </w:r>
      <w:r w:rsidR="007642A1" w:rsidRPr="007642A1">
        <w:rPr>
          <w:color w:val="EE0000"/>
        </w:rPr>
        <w:t xml:space="preserve">NOT </w:t>
      </w:r>
      <w:r w:rsidR="007642A1">
        <w:rPr>
          <w:color w:val="000000" w:themeColor="text1"/>
        </w:rPr>
        <w:t>(to negate the given condition)</w:t>
      </w:r>
    </w:p>
    <w:p w14:paraId="767ABA5E" w14:textId="668AE9AC" w:rsidR="007642A1" w:rsidRDefault="007642A1" w:rsidP="00D02A8C">
      <w:pPr>
        <w:rPr>
          <w:color w:val="000000" w:themeColor="text1"/>
        </w:rPr>
      </w:pPr>
      <w:r>
        <w:rPr>
          <w:color w:val="000000" w:themeColor="text1"/>
        </w:rPr>
        <w:t xml:space="preserve">Limit Clause: Sets an upper limit on number of (tuples) </w:t>
      </w:r>
      <w:r w:rsidR="00D42A79">
        <w:rPr>
          <w:color w:val="000000" w:themeColor="text1"/>
        </w:rPr>
        <w:t>rows</w:t>
      </w:r>
      <w:r>
        <w:rPr>
          <w:color w:val="000000" w:themeColor="text1"/>
        </w:rPr>
        <w:t xml:space="preserve"> to be returned</w:t>
      </w:r>
      <w:r w:rsidR="00D42A79">
        <w:rPr>
          <w:color w:val="000000" w:themeColor="text1"/>
        </w:rPr>
        <w:br/>
      </w:r>
      <w:r w:rsidR="00D42A79">
        <w:rPr>
          <w:b/>
          <w:bCs/>
          <w:color w:val="000000" w:themeColor="text1"/>
        </w:rPr>
        <w:t xml:space="preserve">        </w:t>
      </w:r>
      <w:r w:rsidR="00D42A79" w:rsidRPr="00D42A79">
        <w:rPr>
          <w:b/>
          <w:bCs/>
          <w:color w:val="000000" w:themeColor="text1"/>
        </w:rPr>
        <w:t>SELECT</w:t>
      </w:r>
      <w:r w:rsidR="00D42A79">
        <w:rPr>
          <w:color w:val="000000" w:themeColor="text1"/>
        </w:rPr>
        <w:t xml:space="preserve"> col1, col2 </w:t>
      </w:r>
      <w:r w:rsidR="00D42A79" w:rsidRPr="00D42A79">
        <w:rPr>
          <w:b/>
          <w:bCs/>
          <w:color w:val="000000" w:themeColor="text1"/>
        </w:rPr>
        <w:t>FROM</w:t>
      </w:r>
      <w:r w:rsidR="00D42A79">
        <w:rPr>
          <w:color w:val="000000" w:themeColor="text1"/>
        </w:rPr>
        <w:t xml:space="preserve"> </w:t>
      </w:r>
      <w:proofErr w:type="spellStart"/>
      <w:r w:rsidR="00D42A79">
        <w:rPr>
          <w:color w:val="000000" w:themeColor="text1"/>
        </w:rPr>
        <w:t>table_name</w:t>
      </w:r>
      <w:proofErr w:type="spellEnd"/>
      <w:r w:rsidR="00D42A79">
        <w:rPr>
          <w:color w:val="000000" w:themeColor="text1"/>
        </w:rPr>
        <w:br/>
      </w:r>
      <w:r w:rsidR="00D42A79">
        <w:rPr>
          <w:b/>
          <w:bCs/>
          <w:color w:val="EE0000"/>
        </w:rPr>
        <w:t xml:space="preserve">        </w:t>
      </w:r>
      <w:r w:rsidR="00D42A79" w:rsidRPr="00D42A79">
        <w:rPr>
          <w:b/>
          <w:bCs/>
          <w:color w:val="EE0000"/>
        </w:rPr>
        <w:t>LIMIT</w:t>
      </w:r>
      <w:r w:rsidR="00D42A79">
        <w:rPr>
          <w:color w:val="000000" w:themeColor="text1"/>
        </w:rPr>
        <w:t xml:space="preserve"> number;</w:t>
      </w:r>
    </w:p>
    <w:p w14:paraId="21527523" w14:textId="214F2DD1" w:rsidR="00D42A79" w:rsidRDefault="00D42A79" w:rsidP="00D02A8C">
      <w:pPr>
        <w:rPr>
          <w:color w:val="000000" w:themeColor="text1"/>
        </w:rPr>
      </w:pPr>
      <w:r>
        <w:rPr>
          <w:color w:val="000000" w:themeColor="text1"/>
        </w:rPr>
        <w:t>Order by Clause: To sort in ascending (ASC) or descending order (DESC)</w:t>
      </w:r>
      <w:r>
        <w:rPr>
          <w:color w:val="000000" w:themeColor="text1"/>
        </w:rPr>
        <w:br/>
        <w:t xml:space="preserve">        </w:t>
      </w:r>
      <w:r w:rsidRPr="00D42A79">
        <w:rPr>
          <w:b/>
          <w:bCs/>
          <w:color w:val="000000" w:themeColor="text1"/>
        </w:rPr>
        <w:t>SELECT</w:t>
      </w:r>
      <w:r>
        <w:rPr>
          <w:color w:val="000000" w:themeColor="text1"/>
        </w:rPr>
        <w:t xml:space="preserve"> col1, col2 </w:t>
      </w:r>
      <w:r w:rsidRPr="00D42A79">
        <w:rPr>
          <w:b/>
          <w:bCs/>
          <w:color w:val="000000" w:themeColor="text1"/>
        </w:rPr>
        <w:t>FROM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table_name</w:t>
      </w:r>
      <w:proofErr w:type="spellEnd"/>
      <w:r>
        <w:rPr>
          <w:color w:val="000000" w:themeColor="text1"/>
        </w:rPr>
        <w:br/>
      </w:r>
      <w:r w:rsidRPr="00D42A79">
        <w:rPr>
          <w:b/>
          <w:bCs/>
          <w:color w:val="EE0000"/>
        </w:rPr>
        <w:t xml:space="preserve">        ORDER BY</w:t>
      </w:r>
      <w:r w:rsidRPr="00D42A79">
        <w:rPr>
          <w:color w:val="EE0000"/>
        </w:rPr>
        <w:t xml:space="preserve"> </w:t>
      </w:r>
      <w:proofErr w:type="spellStart"/>
      <w:r>
        <w:rPr>
          <w:color w:val="000000" w:themeColor="text1"/>
        </w:rPr>
        <w:t>col_name</w:t>
      </w:r>
      <w:proofErr w:type="spellEnd"/>
      <w:r>
        <w:rPr>
          <w:color w:val="000000" w:themeColor="text1"/>
        </w:rPr>
        <w:t>(s) ASC;</w:t>
      </w:r>
    </w:p>
    <w:p w14:paraId="4CC548F6" w14:textId="26453B61" w:rsidR="00D42A79" w:rsidRDefault="00D42A79" w:rsidP="00D02A8C">
      <w:pPr>
        <w:rPr>
          <w:color w:val="000000" w:themeColor="text1"/>
        </w:rPr>
      </w:pPr>
      <w:r>
        <w:rPr>
          <w:color w:val="000000" w:themeColor="text1"/>
        </w:rPr>
        <w:t>Aggregate Functions: Aggregate functions perform a calculation on a set of values, and return a single value</w:t>
      </w:r>
      <w:r>
        <w:rPr>
          <w:color w:val="000000" w:themeColor="text1"/>
        </w:rPr>
        <w:br/>
        <w:t xml:space="preserve">   </w:t>
      </w:r>
      <w:proofErr w:type="gramStart"/>
      <w:r>
        <w:rPr>
          <w:color w:val="000000" w:themeColor="text1"/>
        </w:rPr>
        <w:t>COUNT(</w:t>
      </w:r>
      <w:proofErr w:type="gramEnd"/>
      <w:r>
        <w:rPr>
          <w:color w:val="000000" w:themeColor="text1"/>
        </w:rPr>
        <w:t xml:space="preserve">), </w:t>
      </w:r>
      <w:proofErr w:type="gramStart"/>
      <w:r>
        <w:rPr>
          <w:color w:val="000000" w:themeColor="text1"/>
        </w:rPr>
        <w:t>MAX(</w:t>
      </w:r>
      <w:proofErr w:type="gramEnd"/>
      <w:r>
        <w:rPr>
          <w:color w:val="000000" w:themeColor="text1"/>
        </w:rPr>
        <w:t xml:space="preserve">), </w:t>
      </w:r>
      <w:proofErr w:type="gramStart"/>
      <w:r>
        <w:rPr>
          <w:color w:val="000000" w:themeColor="text1"/>
        </w:rPr>
        <w:t>MIN(</w:t>
      </w:r>
      <w:proofErr w:type="gramEnd"/>
      <w:r>
        <w:rPr>
          <w:color w:val="000000" w:themeColor="text1"/>
        </w:rPr>
        <w:t xml:space="preserve">), </w:t>
      </w:r>
      <w:proofErr w:type="gramStart"/>
      <w:r>
        <w:rPr>
          <w:color w:val="000000" w:themeColor="text1"/>
        </w:rPr>
        <w:t>SUM(</w:t>
      </w:r>
      <w:proofErr w:type="gramEnd"/>
      <w:r>
        <w:rPr>
          <w:color w:val="000000" w:themeColor="text1"/>
        </w:rPr>
        <w:t xml:space="preserve">), </w:t>
      </w:r>
      <w:proofErr w:type="gramStart"/>
      <w:r>
        <w:rPr>
          <w:color w:val="000000" w:themeColor="text1"/>
        </w:rPr>
        <w:t>AVG(</w:t>
      </w:r>
      <w:proofErr w:type="gramEnd"/>
      <w:r>
        <w:rPr>
          <w:color w:val="000000" w:themeColor="text1"/>
        </w:rPr>
        <w:t>)</w:t>
      </w:r>
      <w:r>
        <w:rPr>
          <w:color w:val="000000" w:themeColor="text1"/>
        </w:rPr>
        <w:br/>
        <w:t>Example:</w:t>
      </w:r>
      <w:r>
        <w:rPr>
          <w:color w:val="000000" w:themeColor="text1"/>
        </w:rPr>
        <w:br/>
        <w:t xml:space="preserve">        </w:t>
      </w:r>
      <w:r w:rsidRPr="00D42A79">
        <w:rPr>
          <w:b/>
          <w:bCs/>
          <w:color w:val="000000" w:themeColor="text1"/>
        </w:rPr>
        <w:t xml:space="preserve">SELECT </w:t>
      </w:r>
      <w:r w:rsidRPr="00D42A79">
        <w:rPr>
          <w:b/>
          <w:bCs/>
          <w:color w:val="EE0000"/>
        </w:rPr>
        <w:t>max</w:t>
      </w:r>
      <w:r>
        <w:rPr>
          <w:color w:val="000000" w:themeColor="text1"/>
        </w:rPr>
        <w:t>(marks)</w:t>
      </w:r>
      <w:r>
        <w:rPr>
          <w:color w:val="000000" w:themeColor="text1"/>
        </w:rPr>
        <w:br/>
        <w:t xml:space="preserve">        </w:t>
      </w:r>
      <w:r w:rsidRPr="00D42A79">
        <w:rPr>
          <w:b/>
          <w:bCs/>
          <w:color w:val="000000" w:themeColor="text1"/>
        </w:rPr>
        <w:t>FROM</w:t>
      </w:r>
      <w:r>
        <w:rPr>
          <w:color w:val="000000" w:themeColor="text1"/>
        </w:rPr>
        <w:t xml:space="preserve"> student;</w:t>
      </w:r>
    </w:p>
    <w:p w14:paraId="2D8BD565" w14:textId="0011E2D2" w:rsidR="00D42A79" w:rsidRDefault="00D42A79" w:rsidP="00D02A8C">
      <w:pPr>
        <w:rPr>
          <w:color w:val="000000" w:themeColor="text1"/>
        </w:rPr>
      </w:pPr>
      <w:r>
        <w:rPr>
          <w:color w:val="000000" w:themeColor="text1"/>
        </w:rPr>
        <w:t>Group by Clause:</w:t>
      </w:r>
      <w:r>
        <w:rPr>
          <w:color w:val="000000" w:themeColor="text1"/>
        </w:rPr>
        <w:br/>
        <w:t>Groups rows that have the same</w:t>
      </w:r>
      <w:r w:rsidR="007B4EB3">
        <w:rPr>
          <w:color w:val="000000" w:themeColor="text1"/>
        </w:rPr>
        <w:t xml:space="preserve"> values into summary rows.</w:t>
      </w:r>
      <w:r w:rsidR="007B4EB3">
        <w:rPr>
          <w:color w:val="000000" w:themeColor="text1"/>
        </w:rPr>
        <w:br/>
        <w:t>It collects data from multiple records and groups the result by one or more column.</w:t>
      </w:r>
      <w:r w:rsidR="007B4EB3">
        <w:rPr>
          <w:color w:val="000000" w:themeColor="text1"/>
        </w:rPr>
        <w:br/>
        <w:t xml:space="preserve">        </w:t>
      </w:r>
      <w:r w:rsidR="007B4EB3" w:rsidRPr="007B4EB3">
        <w:rPr>
          <w:b/>
          <w:bCs/>
          <w:color w:val="000000" w:themeColor="text1"/>
        </w:rPr>
        <w:t>SELECT</w:t>
      </w:r>
      <w:r w:rsidR="007B4EB3">
        <w:rPr>
          <w:color w:val="000000" w:themeColor="text1"/>
        </w:rPr>
        <w:t xml:space="preserve"> col1, col2</w:t>
      </w:r>
      <w:r w:rsidR="007B4EB3">
        <w:rPr>
          <w:color w:val="000000" w:themeColor="text1"/>
        </w:rPr>
        <w:br/>
        <w:t xml:space="preserve">        </w:t>
      </w:r>
      <w:r w:rsidR="007B4EB3" w:rsidRPr="007B4EB3">
        <w:rPr>
          <w:b/>
          <w:bCs/>
          <w:color w:val="000000" w:themeColor="text1"/>
        </w:rPr>
        <w:t>FROM</w:t>
      </w:r>
      <w:r w:rsidR="007B4EB3">
        <w:rPr>
          <w:color w:val="000000" w:themeColor="text1"/>
        </w:rPr>
        <w:t xml:space="preserve"> </w:t>
      </w:r>
      <w:proofErr w:type="spellStart"/>
      <w:r w:rsidR="007B4EB3">
        <w:rPr>
          <w:color w:val="000000" w:themeColor="text1"/>
        </w:rPr>
        <w:t>table_name</w:t>
      </w:r>
      <w:proofErr w:type="spellEnd"/>
      <w:r w:rsidR="007B4EB3">
        <w:rPr>
          <w:color w:val="000000" w:themeColor="text1"/>
        </w:rPr>
        <w:br/>
        <w:t xml:space="preserve">        </w:t>
      </w:r>
      <w:r w:rsidR="007B4EB3" w:rsidRPr="007B4EB3">
        <w:rPr>
          <w:b/>
          <w:bCs/>
          <w:color w:val="EE0000"/>
        </w:rPr>
        <w:t>GROUP BY</w:t>
      </w:r>
      <w:r w:rsidR="007B4EB3" w:rsidRPr="007B4EB3">
        <w:rPr>
          <w:color w:val="EE0000"/>
        </w:rPr>
        <w:t xml:space="preserve"> </w:t>
      </w:r>
      <w:proofErr w:type="spellStart"/>
      <w:r w:rsidR="007B4EB3">
        <w:rPr>
          <w:color w:val="000000" w:themeColor="text1"/>
        </w:rPr>
        <w:t>col_name</w:t>
      </w:r>
      <w:proofErr w:type="spellEnd"/>
      <w:r w:rsidR="007B4EB3">
        <w:rPr>
          <w:color w:val="000000" w:themeColor="text1"/>
        </w:rPr>
        <w:t>(s);</w:t>
      </w:r>
      <w:r w:rsidR="007B4EB3">
        <w:rPr>
          <w:color w:val="000000" w:themeColor="text1"/>
        </w:rPr>
        <w:br/>
        <w:t>Generally, we use GROUP BY with some aggregation function.</w:t>
      </w:r>
    </w:p>
    <w:p w14:paraId="6A64EBE4" w14:textId="1993F4F7" w:rsidR="007B4EB3" w:rsidRDefault="007B4EB3" w:rsidP="00D02A8C">
      <w:pPr>
        <w:rPr>
          <w:color w:val="000000" w:themeColor="text1"/>
        </w:rPr>
      </w:pPr>
      <w:r>
        <w:rPr>
          <w:color w:val="000000" w:themeColor="text1"/>
        </w:rPr>
        <w:t>Having Clause:</w:t>
      </w:r>
      <w:r>
        <w:rPr>
          <w:color w:val="000000" w:themeColor="text1"/>
        </w:rPr>
        <w:br/>
        <w:t>Similar to Where i.e. applies some condition on rows.</w:t>
      </w:r>
      <w:r>
        <w:rPr>
          <w:color w:val="000000" w:themeColor="text1"/>
        </w:rPr>
        <w:br/>
        <w:t>But it is used when we want to apply any condition after grouping.</w:t>
      </w:r>
      <w:r>
        <w:rPr>
          <w:color w:val="000000" w:themeColor="text1"/>
        </w:rPr>
        <w:br/>
        <w:t xml:space="preserve">        </w:t>
      </w:r>
      <w:r w:rsidRPr="007B4EB3">
        <w:rPr>
          <w:b/>
          <w:bCs/>
          <w:color w:val="000000" w:themeColor="text1"/>
        </w:rPr>
        <w:t>SELECT</w:t>
      </w:r>
      <w:r>
        <w:rPr>
          <w:color w:val="000000" w:themeColor="text1"/>
        </w:rPr>
        <w:t xml:space="preserve"> col1, col2</w:t>
      </w:r>
      <w:r>
        <w:rPr>
          <w:color w:val="000000" w:themeColor="text1"/>
        </w:rPr>
        <w:br/>
        <w:t xml:space="preserve">        </w:t>
      </w:r>
      <w:r w:rsidRPr="007B4EB3">
        <w:rPr>
          <w:b/>
          <w:bCs/>
          <w:color w:val="000000" w:themeColor="text1"/>
        </w:rPr>
        <w:t>FROM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table_name</w:t>
      </w:r>
      <w:proofErr w:type="spellEnd"/>
      <w:r>
        <w:rPr>
          <w:color w:val="000000" w:themeColor="text1"/>
        </w:rPr>
        <w:br/>
        <w:t xml:space="preserve">        </w:t>
      </w:r>
      <w:r w:rsidRPr="007B4EB3">
        <w:rPr>
          <w:b/>
          <w:bCs/>
          <w:color w:val="000000" w:themeColor="text1"/>
        </w:rPr>
        <w:t>GROUP BY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col_name</w:t>
      </w:r>
      <w:proofErr w:type="spellEnd"/>
      <w:r>
        <w:rPr>
          <w:color w:val="000000" w:themeColor="text1"/>
        </w:rPr>
        <w:t>(s)</w:t>
      </w:r>
      <w:r>
        <w:rPr>
          <w:color w:val="000000" w:themeColor="text1"/>
        </w:rPr>
        <w:br/>
        <w:t xml:space="preserve">        </w:t>
      </w:r>
      <w:r w:rsidRPr="007B4EB3">
        <w:rPr>
          <w:b/>
          <w:bCs/>
          <w:color w:val="EE0000"/>
        </w:rPr>
        <w:t>HAVING</w:t>
      </w:r>
      <w:r w:rsidRPr="007B4EB3">
        <w:rPr>
          <w:color w:val="EE0000"/>
        </w:rPr>
        <w:t xml:space="preserve"> </w:t>
      </w:r>
      <w:r>
        <w:rPr>
          <w:color w:val="000000" w:themeColor="text1"/>
        </w:rPr>
        <w:t>condition;</w:t>
      </w:r>
      <w:r>
        <w:rPr>
          <w:color w:val="000000" w:themeColor="text1"/>
        </w:rPr>
        <w:br/>
        <w:t>WHERE is for the table, HAVING is for a group</w:t>
      </w:r>
      <w:r>
        <w:rPr>
          <w:color w:val="000000" w:themeColor="text1"/>
        </w:rPr>
        <w:br/>
        <w:t>Grouping is necessary for HAVING</w:t>
      </w:r>
    </w:p>
    <w:p w14:paraId="44D0C161" w14:textId="2FC36D24" w:rsidR="00805CF4" w:rsidRDefault="00805CF4" w:rsidP="00D02A8C">
      <w:pPr>
        <w:rPr>
          <w:color w:val="000000" w:themeColor="text1"/>
        </w:rPr>
      </w:pPr>
      <w:r>
        <w:rPr>
          <w:b/>
          <w:bCs/>
          <w:color w:val="000000" w:themeColor="text1"/>
        </w:rPr>
        <w:t>General Order</w:t>
      </w:r>
      <w:r>
        <w:rPr>
          <w:b/>
          <w:bCs/>
          <w:color w:val="000000" w:themeColor="text1"/>
        </w:rPr>
        <w:br/>
      </w:r>
      <w:r w:rsidRPr="00805CF4">
        <w:rPr>
          <w:b/>
          <w:bCs/>
          <w:color w:val="EE0000"/>
        </w:rPr>
        <w:t>SELECT</w:t>
      </w:r>
      <w:r>
        <w:rPr>
          <w:b/>
          <w:bCs/>
          <w:color w:val="EE0000"/>
        </w:rPr>
        <w:t xml:space="preserve"> </w:t>
      </w:r>
      <w:r w:rsidRPr="00805CF4">
        <w:rPr>
          <w:color w:val="000000" w:themeColor="text1"/>
        </w:rPr>
        <w:t>column(s)</w:t>
      </w:r>
      <w:r w:rsidRPr="00805CF4">
        <w:rPr>
          <w:b/>
          <w:bCs/>
          <w:color w:val="EE0000"/>
        </w:rPr>
        <w:br/>
      </w:r>
      <w:r w:rsidRPr="00805CF4">
        <w:rPr>
          <w:b/>
          <w:bCs/>
          <w:color w:val="EE0000"/>
        </w:rPr>
        <w:lastRenderedPageBreak/>
        <w:t>FROM</w:t>
      </w:r>
      <w:r>
        <w:rPr>
          <w:b/>
          <w:bCs/>
          <w:color w:val="EE0000"/>
        </w:rPr>
        <w:t xml:space="preserve"> </w:t>
      </w:r>
      <w:proofErr w:type="spellStart"/>
      <w:r w:rsidRPr="00805CF4">
        <w:rPr>
          <w:color w:val="000000" w:themeColor="text1"/>
        </w:rPr>
        <w:t>table_name</w:t>
      </w:r>
      <w:proofErr w:type="spellEnd"/>
      <w:r w:rsidRPr="00805CF4">
        <w:rPr>
          <w:b/>
          <w:bCs/>
          <w:color w:val="EE0000"/>
        </w:rPr>
        <w:br/>
        <w:t>WHERE</w:t>
      </w:r>
      <w:r>
        <w:rPr>
          <w:b/>
          <w:bCs/>
          <w:color w:val="EE0000"/>
        </w:rPr>
        <w:t xml:space="preserve"> </w:t>
      </w:r>
      <w:r w:rsidRPr="00805CF4">
        <w:rPr>
          <w:color w:val="000000" w:themeColor="text1"/>
        </w:rPr>
        <w:t>condition</w:t>
      </w:r>
      <w:r w:rsidRPr="00805CF4">
        <w:rPr>
          <w:b/>
          <w:bCs/>
          <w:color w:val="EE0000"/>
        </w:rPr>
        <w:br/>
        <w:t>GROUP BY</w:t>
      </w:r>
      <w:r>
        <w:rPr>
          <w:b/>
          <w:bCs/>
          <w:color w:val="EE0000"/>
        </w:rPr>
        <w:t xml:space="preserve"> </w:t>
      </w:r>
      <w:r w:rsidRPr="00805CF4">
        <w:rPr>
          <w:color w:val="000000" w:themeColor="text1"/>
        </w:rPr>
        <w:t>column(s)</w:t>
      </w:r>
      <w:r w:rsidRPr="00805CF4">
        <w:rPr>
          <w:color w:val="000000" w:themeColor="text1"/>
        </w:rPr>
        <w:br/>
      </w:r>
      <w:r w:rsidRPr="00805CF4">
        <w:rPr>
          <w:b/>
          <w:bCs/>
          <w:color w:val="EE0000"/>
        </w:rPr>
        <w:t>HAVING</w:t>
      </w:r>
      <w:r>
        <w:rPr>
          <w:b/>
          <w:bCs/>
          <w:color w:val="EE0000"/>
        </w:rPr>
        <w:t xml:space="preserve"> </w:t>
      </w:r>
      <w:r w:rsidRPr="00805CF4">
        <w:rPr>
          <w:color w:val="000000" w:themeColor="text1"/>
        </w:rPr>
        <w:t>condition</w:t>
      </w:r>
      <w:r w:rsidRPr="00805CF4">
        <w:rPr>
          <w:b/>
          <w:bCs/>
          <w:color w:val="EE0000"/>
        </w:rPr>
        <w:br/>
        <w:t>ORDER BY</w:t>
      </w:r>
      <w:r>
        <w:rPr>
          <w:b/>
          <w:bCs/>
          <w:color w:val="EE0000"/>
        </w:rPr>
        <w:t xml:space="preserve"> </w:t>
      </w:r>
      <w:r w:rsidRPr="00805CF4">
        <w:rPr>
          <w:color w:val="000000" w:themeColor="text1"/>
        </w:rPr>
        <w:t>column(s)</w:t>
      </w:r>
      <w:r w:rsidRPr="00805CF4">
        <w:rPr>
          <w:b/>
          <w:bCs/>
          <w:color w:val="000000" w:themeColor="text1"/>
        </w:rPr>
        <w:t xml:space="preserve"> ASC</w:t>
      </w:r>
      <w:r w:rsidRPr="00805CF4">
        <w:rPr>
          <w:color w:val="000000" w:themeColor="text1"/>
        </w:rPr>
        <w:t>;</w:t>
      </w:r>
    </w:p>
    <w:p w14:paraId="425C1DAA" w14:textId="2B217104" w:rsidR="00BA0283" w:rsidRDefault="00BA0283" w:rsidP="00D02A8C">
      <w:pPr>
        <w:rPr>
          <w:color w:val="000000" w:themeColor="text1"/>
        </w:rPr>
      </w:pPr>
      <w:r>
        <w:rPr>
          <w:color w:val="000000" w:themeColor="text1"/>
        </w:rPr>
        <w:t>Table Queries:</w:t>
      </w:r>
      <w:r>
        <w:rPr>
          <w:color w:val="000000" w:themeColor="text1"/>
        </w:rPr>
        <w:br/>
      </w:r>
      <w:r w:rsidRPr="00BA0283">
        <w:rPr>
          <w:color w:val="EE0000"/>
        </w:rPr>
        <w:t>Update</w:t>
      </w:r>
      <w:r>
        <w:rPr>
          <w:color w:val="000000" w:themeColor="text1"/>
        </w:rPr>
        <w:t xml:space="preserve"> (to update existing rows)</w:t>
      </w:r>
      <w:r>
        <w:rPr>
          <w:color w:val="000000" w:themeColor="text1"/>
        </w:rPr>
        <w:br/>
      </w:r>
      <w:r w:rsidRPr="00BA0283">
        <w:rPr>
          <w:b/>
          <w:bCs/>
          <w:color w:val="EE0000"/>
        </w:rPr>
        <w:t>UPDATE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table_name</w:t>
      </w:r>
      <w:proofErr w:type="spellEnd"/>
      <w:r>
        <w:rPr>
          <w:color w:val="000000" w:themeColor="text1"/>
        </w:rPr>
        <w:br/>
      </w:r>
      <w:r w:rsidRPr="00BA0283">
        <w:rPr>
          <w:b/>
          <w:bCs/>
          <w:color w:val="000000" w:themeColor="text1"/>
        </w:rPr>
        <w:t>SET</w:t>
      </w:r>
      <w:r>
        <w:rPr>
          <w:color w:val="000000" w:themeColor="text1"/>
        </w:rPr>
        <w:t xml:space="preserve"> col1 = val1, col2 = val2</w:t>
      </w:r>
      <w:r>
        <w:rPr>
          <w:color w:val="000000" w:themeColor="text1"/>
        </w:rPr>
        <w:br/>
      </w:r>
      <w:r w:rsidRPr="00BA0283">
        <w:rPr>
          <w:b/>
          <w:bCs/>
          <w:color w:val="000000" w:themeColor="text1"/>
        </w:rPr>
        <w:t>WHERE</w:t>
      </w:r>
      <w:r>
        <w:rPr>
          <w:color w:val="000000" w:themeColor="text1"/>
        </w:rPr>
        <w:t xml:space="preserve"> condition;</w:t>
      </w:r>
    </w:p>
    <w:p w14:paraId="6AEB76CB" w14:textId="027A5BD3" w:rsidR="00BA0283" w:rsidRDefault="00BA0283" w:rsidP="00D02A8C">
      <w:pPr>
        <w:rPr>
          <w:color w:val="000000" w:themeColor="text1"/>
        </w:rPr>
      </w:pPr>
      <w:r w:rsidRPr="00BA0283">
        <w:rPr>
          <w:color w:val="EE0000"/>
        </w:rPr>
        <w:t>Delete</w:t>
      </w:r>
      <w:r>
        <w:rPr>
          <w:color w:val="000000" w:themeColor="text1"/>
        </w:rPr>
        <w:t xml:space="preserve"> (to delete existing rows)</w:t>
      </w:r>
      <w:r>
        <w:rPr>
          <w:color w:val="000000" w:themeColor="text1"/>
        </w:rPr>
        <w:br/>
      </w:r>
      <w:r w:rsidRPr="00BA0283">
        <w:rPr>
          <w:b/>
          <w:bCs/>
          <w:color w:val="EE0000"/>
        </w:rPr>
        <w:t xml:space="preserve">DELETE </w:t>
      </w:r>
      <w:proofErr w:type="gramStart"/>
      <w:r w:rsidRPr="00BA0283">
        <w:rPr>
          <w:b/>
          <w:bCs/>
          <w:color w:val="EE0000"/>
        </w:rPr>
        <w:t>FROM</w:t>
      </w:r>
      <w:r>
        <w:rPr>
          <w:color w:val="000000" w:themeColor="text1"/>
        </w:rPr>
        <w:t xml:space="preserve">  </w:t>
      </w:r>
      <w:proofErr w:type="spellStart"/>
      <w:r>
        <w:rPr>
          <w:color w:val="000000" w:themeColor="text1"/>
        </w:rPr>
        <w:t>table</w:t>
      </w:r>
      <w:proofErr w:type="gramEnd"/>
      <w:r>
        <w:rPr>
          <w:color w:val="000000" w:themeColor="text1"/>
        </w:rPr>
        <w:t>_name</w:t>
      </w:r>
      <w:proofErr w:type="spellEnd"/>
      <w:r>
        <w:rPr>
          <w:color w:val="000000" w:themeColor="text1"/>
        </w:rPr>
        <w:br/>
      </w:r>
      <w:r w:rsidRPr="00BA0283">
        <w:rPr>
          <w:b/>
          <w:bCs/>
          <w:color w:val="000000" w:themeColor="text1"/>
        </w:rPr>
        <w:t>WHERE</w:t>
      </w:r>
      <w:r>
        <w:rPr>
          <w:color w:val="000000" w:themeColor="text1"/>
        </w:rPr>
        <w:t xml:space="preserve"> condition;</w:t>
      </w:r>
    </w:p>
    <w:p w14:paraId="46ADF49C" w14:textId="6524AE9E" w:rsidR="00BA0283" w:rsidRDefault="00BA0283" w:rsidP="00D02A8C">
      <w:pPr>
        <w:rPr>
          <w:color w:val="000000" w:themeColor="text1"/>
        </w:rPr>
      </w:pPr>
      <w:r w:rsidRPr="00BA0283">
        <w:rPr>
          <w:color w:val="EE0000"/>
        </w:rPr>
        <w:t>Alter</w:t>
      </w:r>
      <w:r>
        <w:rPr>
          <w:color w:val="000000" w:themeColor="text1"/>
        </w:rPr>
        <w:t xml:space="preserve"> (to change the schema)</w:t>
      </w:r>
      <w:r>
        <w:rPr>
          <w:color w:val="000000" w:themeColor="text1"/>
        </w:rPr>
        <w:br/>
        <w:t>ADD Column</w:t>
      </w:r>
      <w:r w:rsidR="00602D40">
        <w:rPr>
          <w:color w:val="000000" w:themeColor="text1"/>
        </w:rPr>
        <w:br/>
      </w:r>
      <w:r w:rsidR="00602D40" w:rsidRPr="00602D40">
        <w:rPr>
          <w:b/>
          <w:bCs/>
          <w:color w:val="EE0000"/>
        </w:rPr>
        <w:t>ALTER TABLE</w:t>
      </w:r>
      <w:r w:rsidR="00602D40" w:rsidRPr="00602D40">
        <w:rPr>
          <w:color w:val="EE0000"/>
        </w:rPr>
        <w:t xml:space="preserve"> </w:t>
      </w:r>
      <w:proofErr w:type="spellStart"/>
      <w:r w:rsidR="00602D40">
        <w:rPr>
          <w:color w:val="000000" w:themeColor="text1"/>
        </w:rPr>
        <w:t>table_name</w:t>
      </w:r>
      <w:proofErr w:type="spellEnd"/>
      <w:r>
        <w:rPr>
          <w:color w:val="000000" w:themeColor="text1"/>
        </w:rPr>
        <w:br/>
      </w:r>
      <w:r w:rsidRPr="00602D40">
        <w:rPr>
          <w:b/>
          <w:bCs/>
          <w:color w:val="EE0000"/>
        </w:rPr>
        <w:t xml:space="preserve">ADD </w:t>
      </w:r>
      <w:r w:rsidRPr="00602D40">
        <w:rPr>
          <w:b/>
          <w:bCs/>
          <w:color w:val="000000" w:themeColor="text1"/>
        </w:rPr>
        <w:t>COLUMN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column_name</w:t>
      </w:r>
      <w:proofErr w:type="spellEnd"/>
      <w:r>
        <w:rPr>
          <w:color w:val="000000" w:themeColor="text1"/>
        </w:rPr>
        <w:t xml:space="preserve"> datatype constraint;</w:t>
      </w:r>
    </w:p>
    <w:p w14:paraId="2BFC45C2" w14:textId="2D82C992" w:rsidR="00BA0283" w:rsidRDefault="00BA0283" w:rsidP="00D02A8C">
      <w:pPr>
        <w:rPr>
          <w:color w:val="000000" w:themeColor="text1"/>
        </w:rPr>
      </w:pPr>
      <w:r>
        <w:rPr>
          <w:color w:val="000000" w:themeColor="text1"/>
        </w:rPr>
        <w:t>D</w:t>
      </w:r>
      <w:r w:rsidR="00602D40">
        <w:rPr>
          <w:color w:val="000000" w:themeColor="text1"/>
        </w:rPr>
        <w:t>ROP</w:t>
      </w:r>
      <w:r>
        <w:rPr>
          <w:color w:val="000000" w:themeColor="text1"/>
        </w:rPr>
        <w:t xml:space="preserve"> Column</w:t>
      </w:r>
      <w:r>
        <w:rPr>
          <w:color w:val="000000" w:themeColor="text1"/>
        </w:rPr>
        <w:br/>
      </w:r>
      <w:r w:rsidRPr="00602D40">
        <w:rPr>
          <w:b/>
          <w:bCs/>
          <w:color w:val="EE0000"/>
        </w:rPr>
        <w:t>ALTER TABLE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table_name</w:t>
      </w:r>
      <w:proofErr w:type="spellEnd"/>
      <w:r>
        <w:rPr>
          <w:color w:val="000000" w:themeColor="text1"/>
        </w:rPr>
        <w:br/>
      </w:r>
      <w:r w:rsidRPr="00602D40">
        <w:rPr>
          <w:b/>
          <w:bCs/>
          <w:color w:val="EE0000"/>
        </w:rPr>
        <w:t xml:space="preserve">DROP </w:t>
      </w:r>
      <w:r w:rsidRPr="00602D40">
        <w:rPr>
          <w:b/>
          <w:bCs/>
          <w:color w:val="000000" w:themeColor="text1"/>
        </w:rPr>
        <w:t>COLUMN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column_name</w:t>
      </w:r>
      <w:proofErr w:type="spellEnd"/>
      <w:r>
        <w:rPr>
          <w:color w:val="000000" w:themeColor="text1"/>
        </w:rPr>
        <w:t>;</w:t>
      </w:r>
    </w:p>
    <w:p w14:paraId="12CE5C9C" w14:textId="4E3F03C5" w:rsidR="00BA0283" w:rsidRDefault="00BA0283" w:rsidP="00D02A8C">
      <w:pPr>
        <w:rPr>
          <w:color w:val="000000" w:themeColor="text1"/>
        </w:rPr>
      </w:pPr>
      <w:r>
        <w:rPr>
          <w:color w:val="000000" w:themeColor="text1"/>
        </w:rPr>
        <w:t>RENAME Table</w:t>
      </w:r>
      <w:r>
        <w:rPr>
          <w:color w:val="000000" w:themeColor="text1"/>
        </w:rPr>
        <w:br/>
      </w:r>
      <w:r w:rsidRPr="00602D40">
        <w:rPr>
          <w:b/>
          <w:bCs/>
          <w:color w:val="EE0000"/>
        </w:rPr>
        <w:t>ALTER TABLE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table_name</w:t>
      </w:r>
      <w:proofErr w:type="spellEnd"/>
      <w:r>
        <w:rPr>
          <w:color w:val="000000" w:themeColor="text1"/>
        </w:rPr>
        <w:br/>
      </w:r>
      <w:r w:rsidRPr="00602D40">
        <w:rPr>
          <w:b/>
          <w:bCs/>
          <w:color w:val="EE0000"/>
        </w:rPr>
        <w:t xml:space="preserve">RENAME </w:t>
      </w:r>
      <w:r w:rsidRPr="00602D40">
        <w:rPr>
          <w:b/>
          <w:bCs/>
          <w:color w:val="000000" w:themeColor="text1"/>
        </w:rPr>
        <w:t>TO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new_table_name</w:t>
      </w:r>
      <w:proofErr w:type="spellEnd"/>
      <w:r>
        <w:rPr>
          <w:color w:val="000000" w:themeColor="text1"/>
        </w:rPr>
        <w:t>;</w:t>
      </w:r>
    </w:p>
    <w:p w14:paraId="5F82AC26" w14:textId="56CF3BC4" w:rsidR="00602D40" w:rsidRDefault="00602D40" w:rsidP="00D02A8C">
      <w:pPr>
        <w:rPr>
          <w:color w:val="000000" w:themeColor="text1"/>
        </w:rPr>
      </w:pPr>
      <w:r>
        <w:rPr>
          <w:color w:val="000000" w:themeColor="text1"/>
        </w:rPr>
        <w:t>CHANGE Column (rename)</w:t>
      </w:r>
      <w:r>
        <w:rPr>
          <w:color w:val="000000" w:themeColor="text1"/>
        </w:rPr>
        <w:br/>
      </w:r>
      <w:r w:rsidRPr="00602D40">
        <w:rPr>
          <w:b/>
          <w:bCs/>
          <w:color w:val="EE0000"/>
        </w:rPr>
        <w:t>ALTER TABLE</w:t>
      </w:r>
      <w:r w:rsidRPr="00602D40">
        <w:rPr>
          <w:color w:val="EE0000"/>
        </w:rPr>
        <w:t xml:space="preserve"> </w:t>
      </w:r>
      <w:proofErr w:type="spellStart"/>
      <w:r>
        <w:rPr>
          <w:color w:val="000000" w:themeColor="text1"/>
        </w:rPr>
        <w:t>table_name</w:t>
      </w:r>
      <w:proofErr w:type="spellEnd"/>
      <w:r>
        <w:rPr>
          <w:color w:val="000000" w:themeColor="text1"/>
        </w:rPr>
        <w:br/>
      </w:r>
      <w:r w:rsidRPr="00602D40">
        <w:rPr>
          <w:b/>
          <w:bCs/>
          <w:color w:val="EE0000"/>
        </w:rPr>
        <w:t xml:space="preserve">CHANGE </w:t>
      </w:r>
      <w:r w:rsidRPr="00602D40">
        <w:rPr>
          <w:b/>
          <w:bCs/>
          <w:color w:val="000000" w:themeColor="text1"/>
        </w:rPr>
        <w:t>COLUMN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old_name</w:t>
      </w:r>
      <w:proofErr w:type="spellEnd"/>
      <w:r>
        <w:rPr>
          <w:color w:val="000000" w:themeColor="text1"/>
        </w:rPr>
        <w:t xml:space="preserve"> </w:t>
      </w:r>
      <w:proofErr w:type="spellStart"/>
      <w:r w:rsidRPr="00602D40">
        <w:rPr>
          <w:b/>
          <w:bCs/>
          <w:color w:val="000000" w:themeColor="text1"/>
        </w:rPr>
        <w:t>new_name</w:t>
      </w:r>
      <w:proofErr w:type="spellEnd"/>
      <w:r w:rsidRPr="00602D40">
        <w:rPr>
          <w:b/>
          <w:bCs/>
          <w:color w:val="000000" w:themeColor="text1"/>
        </w:rPr>
        <w:t xml:space="preserve"> </w:t>
      </w:r>
      <w:proofErr w:type="spellStart"/>
      <w:r w:rsidRPr="00602D40">
        <w:rPr>
          <w:b/>
          <w:bCs/>
          <w:color w:val="000000" w:themeColor="text1"/>
        </w:rPr>
        <w:t>new_datatype</w:t>
      </w:r>
      <w:proofErr w:type="spellEnd"/>
      <w:r w:rsidRPr="00602D40">
        <w:rPr>
          <w:b/>
          <w:bCs/>
          <w:color w:val="000000" w:themeColor="text1"/>
        </w:rPr>
        <w:t xml:space="preserve"> </w:t>
      </w:r>
      <w:proofErr w:type="spellStart"/>
      <w:r w:rsidRPr="00602D40">
        <w:rPr>
          <w:b/>
          <w:bCs/>
          <w:color w:val="000000" w:themeColor="text1"/>
        </w:rPr>
        <w:t>new_constraint</w:t>
      </w:r>
      <w:proofErr w:type="spellEnd"/>
      <w:r>
        <w:rPr>
          <w:color w:val="000000" w:themeColor="text1"/>
        </w:rPr>
        <w:t>;</w:t>
      </w:r>
    </w:p>
    <w:p w14:paraId="6A281F47" w14:textId="4C8825F4" w:rsidR="00602D40" w:rsidRDefault="00602D40" w:rsidP="00D02A8C">
      <w:pPr>
        <w:rPr>
          <w:color w:val="000000" w:themeColor="text1"/>
        </w:rPr>
      </w:pPr>
      <w:r>
        <w:rPr>
          <w:color w:val="000000" w:themeColor="text1"/>
        </w:rPr>
        <w:t>MODIFY Column (modify datatype/constraint)</w:t>
      </w:r>
      <w:r>
        <w:rPr>
          <w:color w:val="000000" w:themeColor="text1"/>
        </w:rPr>
        <w:br/>
      </w:r>
      <w:r w:rsidRPr="00602D40">
        <w:rPr>
          <w:b/>
          <w:bCs/>
          <w:color w:val="EE0000"/>
        </w:rPr>
        <w:t>ALTER TABLE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table_name</w:t>
      </w:r>
      <w:proofErr w:type="spellEnd"/>
      <w:r>
        <w:rPr>
          <w:color w:val="000000" w:themeColor="text1"/>
        </w:rPr>
        <w:br/>
      </w:r>
      <w:r w:rsidRPr="00602D40">
        <w:rPr>
          <w:b/>
          <w:bCs/>
          <w:color w:val="EE0000"/>
        </w:rPr>
        <w:t>MODIFY</w:t>
      </w:r>
      <w:r w:rsidRPr="00602D40">
        <w:rPr>
          <w:color w:val="EE0000"/>
        </w:rPr>
        <w:t xml:space="preserve"> </w:t>
      </w:r>
      <w:proofErr w:type="spellStart"/>
      <w:r>
        <w:rPr>
          <w:color w:val="000000" w:themeColor="text1"/>
        </w:rPr>
        <w:t>col_name</w:t>
      </w:r>
      <w:proofErr w:type="spellEnd"/>
      <w:r>
        <w:rPr>
          <w:color w:val="000000" w:themeColor="text1"/>
        </w:rPr>
        <w:t xml:space="preserve"> </w:t>
      </w:r>
      <w:proofErr w:type="spellStart"/>
      <w:r w:rsidRPr="00602D40">
        <w:rPr>
          <w:b/>
          <w:bCs/>
          <w:color w:val="000000" w:themeColor="text1"/>
        </w:rPr>
        <w:t>new_datatype</w:t>
      </w:r>
      <w:proofErr w:type="spellEnd"/>
      <w:r w:rsidRPr="00602D40">
        <w:rPr>
          <w:b/>
          <w:bCs/>
          <w:color w:val="000000" w:themeColor="text1"/>
        </w:rPr>
        <w:t xml:space="preserve"> </w:t>
      </w:r>
      <w:proofErr w:type="spellStart"/>
      <w:r w:rsidRPr="00602D40">
        <w:rPr>
          <w:b/>
          <w:bCs/>
          <w:color w:val="000000" w:themeColor="text1"/>
        </w:rPr>
        <w:t>new_constraint</w:t>
      </w:r>
      <w:proofErr w:type="spellEnd"/>
      <w:r>
        <w:rPr>
          <w:color w:val="000000" w:themeColor="text1"/>
        </w:rPr>
        <w:t>;</w:t>
      </w:r>
    </w:p>
    <w:p w14:paraId="31180ADF" w14:textId="1355DF9E" w:rsidR="000A6E0E" w:rsidRDefault="000A6E0E" w:rsidP="00D02A8C">
      <w:pPr>
        <w:rPr>
          <w:color w:val="000000" w:themeColor="text1"/>
        </w:rPr>
      </w:pPr>
      <w:r>
        <w:rPr>
          <w:color w:val="000000" w:themeColor="text1"/>
        </w:rPr>
        <w:t>Truncate</w:t>
      </w:r>
      <w:r w:rsidR="00FB0013">
        <w:rPr>
          <w:color w:val="000000" w:themeColor="text1"/>
        </w:rPr>
        <w:t xml:space="preserve"> (to delete table’s data)</w:t>
      </w:r>
      <w:r w:rsidR="00FB0013">
        <w:rPr>
          <w:color w:val="000000" w:themeColor="text1"/>
        </w:rPr>
        <w:br/>
      </w:r>
      <w:r w:rsidR="00FB0013" w:rsidRPr="00FB0013">
        <w:rPr>
          <w:b/>
          <w:bCs/>
          <w:color w:val="EE0000"/>
        </w:rPr>
        <w:t xml:space="preserve">TRUNCATE </w:t>
      </w:r>
      <w:r w:rsidR="00FB0013" w:rsidRPr="00FB0013">
        <w:rPr>
          <w:b/>
          <w:bCs/>
          <w:color w:val="000000" w:themeColor="text1"/>
        </w:rPr>
        <w:t>TABLE</w:t>
      </w:r>
      <w:r w:rsidR="00FB0013">
        <w:rPr>
          <w:color w:val="000000" w:themeColor="text1"/>
        </w:rPr>
        <w:t xml:space="preserve"> </w:t>
      </w:r>
      <w:proofErr w:type="spellStart"/>
      <w:r w:rsidR="00FB0013">
        <w:rPr>
          <w:color w:val="000000" w:themeColor="text1"/>
        </w:rPr>
        <w:t>table_name</w:t>
      </w:r>
      <w:proofErr w:type="spellEnd"/>
      <w:r w:rsidR="00FB0013">
        <w:rPr>
          <w:color w:val="000000" w:themeColor="text1"/>
        </w:rPr>
        <w:t>;</w:t>
      </w:r>
    </w:p>
    <w:p w14:paraId="0BBABC26" w14:textId="77777777" w:rsidR="00E97E96" w:rsidRDefault="00E97E96" w:rsidP="00D02A8C">
      <w:pPr>
        <w:rPr>
          <w:color w:val="000000" w:themeColor="text1"/>
        </w:rPr>
      </w:pPr>
    </w:p>
    <w:p w14:paraId="426AD1A1" w14:textId="2FBA1DF7" w:rsidR="00504EEC" w:rsidRDefault="00504EEC" w:rsidP="00D02A8C">
      <w:pPr>
        <w:rPr>
          <w:b/>
          <w:bCs/>
          <w:color w:val="000000" w:themeColor="text1"/>
          <w:sz w:val="28"/>
          <w:szCs w:val="28"/>
        </w:rPr>
      </w:pPr>
      <w:r w:rsidRPr="00504EEC">
        <w:rPr>
          <w:b/>
          <w:bCs/>
          <w:color w:val="000000" w:themeColor="text1"/>
          <w:sz w:val="28"/>
          <w:szCs w:val="28"/>
        </w:rPr>
        <w:t>Transactions</w:t>
      </w:r>
    </w:p>
    <w:p w14:paraId="6372E4EC" w14:textId="5B223557" w:rsidR="00504EEC" w:rsidRDefault="00504EEC" w:rsidP="00D02A8C">
      <w:pPr>
        <w:rPr>
          <w:color w:val="000000" w:themeColor="text1"/>
        </w:rPr>
      </w:pPr>
      <w:r w:rsidRPr="00504EEC">
        <w:rPr>
          <w:b/>
          <w:bCs/>
          <w:color w:val="000000" w:themeColor="text1"/>
        </w:rPr>
        <w:t>ACID Properties</w:t>
      </w:r>
      <w:r>
        <w:rPr>
          <w:b/>
          <w:bCs/>
          <w:color w:val="000000" w:themeColor="text1"/>
        </w:rPr>
        <w:t>:</w:t>
      </w:r>
      <w:r>
        <w:rPr>
          <w:b/>
          <w:bCs/>
          <w:color w:val="000000" w:themeColor="text1"/>
        </w:rPr>
        <w:br/>
        <w:t xml:space="preserve">  </w:t>
      </w:r>
      <w:r w:rsidRPr="00504EEC">
        <w:rPr>
          <w:b/>
          <w:bCs/>
          <w:color w:val="00B0F0"/>
        </w:rPr>
        <w:t xml:space="preserve">Atomicity </w:t>
      </w:r>
      <w:r>
        <w:rPr>
          <w:b/>
          <w:bCs/>
          <w:color w:val="000000" w:themeColor="text1"/>
        </w:rPr>
        <w:t xml:space="preserve">– </w:t>
      </w:r>
      <w:r w:rsidRPr="00504EEC">
        <w:rPr>
          <w:color w:val="000000" w:themeColor="text1"/>
        </w:rPr>
        <w:t>Al</w:t>
      </w:r>
      <w:r>
        <w:rPr>
          <w:color w:val="000000" w:themeColor="text1"/>
        </w:rPr>
        <w:t>l statements succeed or none succeed.</w:t>
      </w:r>
      <w:r>
        <w:rPr>
          <w:b/>
          <w:bCs/>
          <w:color w:val="000000" w:themeColor="text1"/>
        </w:rPr>
        <w:br/>
        <w:t xml:space="preserve">  </w:t>
      </w:r>
      <w:r w:rsidRPr="00504EEC">
        <w:rPr>
          <w:b/>
          <w:bCs/>
          <w:color w:val="00B0F0"/>
        </w:rPr>
        <w:t xml:space="preserve">Consistency </w:t>
      </w:r>
      <w:r>
        <w:rPr>
          <w:b/>
          <w:bCs/>
          <w:color w:val="000000" w:themeColor="text1"/>
        </w:rPr>
        <w:t xml:space="preserve">– </w:t>
      </w:r>
      <w:r>
        <w:rPr>
          <w:color w:val="000000" w:themeColor="text1"/>
        </w:rPr>
        <w:t>Data moves from one valid state to another.</w:t>
      </w:r>
      <w:r>
        <w:rPr>
          <w:b/>
          <w:bCs/>
          <w:color w:val="000000" w:themeColor="text1"/>
        </w:rPr>
        <w:br/>
        <w:t xml:space="preserve">  </w:t>
      </w:r>
      <w:r w:rsidRPr="00504EEC">
        <w:rPr>
          <w:b/>
          <w:bCs/>
          <w:color w:val="00B0F0"/>
        </w:rPr>
        <w:t xml:space="preserve">Isolation </w:t>
      </w:r>
      <w:r>
        <w:rPr>
          <w:b/>
          <w:bCs/>
          <w:color w:val="000000" w:themeColor="text1"/>
        </w:rPr>
        <w:t xml:space="preserve">– </w:t>
      </w:r>
      <w:r>
        <w:rPr>
          <w:color w:val="000000" w:themeColor="text1"/>
        </w:rPr>
        <w:t>Parallel transactions don’t interfere.</w:t>
      </w:r>
      <w:r>
        <w:rPr>
          <w:b/>
          <w:bCs/>
          <w:color w:val="000000" w:themeColor="text1"/>
        </w:rPr>
        <w:br/>
        <w:t xml:space="preserve">  </w:t>
      </w:r>
      <w:r w:rsidRPr="00504EEC">
        <w:rPr>
          <w:b/>
          <w:bCs/>
          <w:color w:val="00B0F0"/>
        </w:rPr>
        <w:t xml:space="preserve">Durability </w:t>
      </w:r>
      <w:r>
        <w:rPr>
          <w:b/>
          <w:bCs/>
          <w:color w:val="000000" w:themeColor="text1"/>
        </w:rPr>
        <w:t xml:space="preserve">– </w:t>
      </w:r>
      <w:r>
        <w:rPr>
          <w:color w:val="000000" w:themeColor="text1"/>
        </w:rPr>
        <w:t>Committed data is permanently saved.</w:t>
      </w:r>
    </w:p>
    <w:p w14:paraId="1B62C0A9" w14:textId="5B7352CF" w:rsidR="00E97E96" w:rsidRDefault="00E97E96" w:rsidP="00D02A8C">
      <w:pPr>
        <w:rPr>
          <w:color w:val="000000" w:themeColor="text1"/>
        </w:rPr>
      </w:pPr>
      <w:r>
        <w:rPr>
          <w:color w:val="000000" w:themeColor="text1"/>
        </w:rPr>
        <w:t xml:space="preserve">Disable </w:t>
      </w:r>
      <w:proofErr w:type="spellStart"/>
      <w:r>
        <w:rPr>
          <w:color w:val="000000" w:themeColor="text1"/>
        </w:rPr>
        <w:t>autocommit</w:t>
      </w:r>
      <w:proofErr w:type="spellEnd"/>
      <w:r>
        <w:rPr>
          <w:color w:val="000000" w:themeColor="text1"/>
        </w:rPr>
        <w:t xml:space="preserve">                  Enable </w:t>
      </w:r>
      <w:proofErr w:type="spellStart"/>
      <w:r>
        <w:rPr>
          <w:color w:val="000000" w:themeColor="text1"/>
        </w:rPr>
        <w:t>autocommit</w:t>
      </w:r>
      <w:proofErr w:type="spellEnd"/>
      <w:r>
        <w:rPr>
          <w:color w:val="000000" w:themeColor="text1"/>
        </w:rPr>
        <w:br/>
      </w:r>
      <w:r w:rsidRPr="00E97E96">
        <w:rPr>
          <w:b/>
          <w:bCs/>
          <w:color w:val="00B050"/>
        </w:rPr>
        <w:t>SET</w:t>
      </w:r>
      <w:r w:rsidRPr="00E97E96">
        <w:rPr>
          <w:color w:val="00B050"/>
        </w:rPr>
        <w:t xml:space="preserve"> </w:t>
      </w:r>
      <w:proofErr w:type="spellStart"/>
      <w:r>
        <w:rPr>
          <w:color w:val="000000" w:themeColor="text1"/>
        </w:rPr>
        <w:t>autocommit</w:t>
      </w:r>
      <w:proofErr w:type="spellEnd"/>
      <w:r>
        <w:rPr>
          <w:color w:val="000000" w:themeColor="text1"/>
        </w:rPr>
        <w:t xml:space="preserve"> = </w:t>
      </w:r>
      <w:proofErr w:type="gramStart"/>
      <w:r>
        <w:rPr>
          <w:color w:val="000000" w:themeColor="text1"/>
        </w:rPr>
        <w:t xml:space="preserve">0;   </w:t>
      </w:r>
      <w:proofErr w:type="gramEnd"/>
      <w:r>
        <w:rPr>
          <w:color w:val="000000" w:themeColor="text1"/>
        </w:rPr>
        <w:t xml:space="preserve">              </w:t>
      </w:r>
      <w:r w:rsidRPr="00E97E96">
        <w:rPr>
          <w:b/>
          <w:bCs/>
          <w:color w:val="00B050"/>
        </w:rPr>
        <w:t>SET</w:t>
      </w:r>
      <w:r w:rsidRPr="00E97E96">
        <w:rPr>
          <w:color w:val="00B050"/>
        </w:rPr>
        <w:t xml:space="preserve"> </w:t>
      </w:r>
      <w:proofErr w:type="spellStart"/>
      <w:r>
        <w:rPr>
          <w:color w:val="000000" w:themeColor="text1"/>
        </w:rPr>
        <w:t>autocommit</w:t>
      </w:r>
      <w:proofErr w:type="spellEnd"/>
      <w:r>
        <w:rPr>
          <w:color w:val="000000" w:themeColor="text1"/>
        </w:rPr>
        <w:t xml:space="preserve"> = 1;</w:t>
      </w:r>
    </w:p>
    <w:p w14:paraId="13526250" w14:textId="0E9FA17B" w:rsidR="00C177D8" w:rsidRDefault="00C177D8" w:rsidP="00D02A8C">
      <w:pPr>
        <w:rPr>
          <w:color w:val="000000" w:themeColor="text1"/>
        </w:rPr>
      </w:pPr>
      <w:r w:rsidRPr="00C177D8">
        <w:rPr>
          <w:b/>
          <w:bCs/>
          <w:color w:val="000000" w:themeColor="text1"/>
        </w:rPr>
        <w:lastRenderedPageBreak/>
        <w:t>JOINS</w:t>
      </w:r>
      <w:r>
        <w:rPr>
          <w:b/>
          <w:bCs/>
          <w:color w:val="000000" w:themeColor="text1"/>
        </w:rPr>
        <w:br/>
      </w:r>
      <w:proofErr w:type="spellStart"/>
      <w:r w:rsidRPr="00C177D8">
        <w:rPr>
          <w:color w:val="000000" w:themeColor="text1"/>
        </w:rPr>
        <w:t>J</w:t>
      </w:r>
      <w:r>
        <w:rPr>
          <w:color w:val="000000" w:themeColor="text1"/>
        </w:rPr>
        <w:t>OINs</w:t>
      </w:r>
      <w:proofErr w:type="spellEnd"/>
      <w:r>
        <w:rPr>
          <w:color w:val="000000" w:themeColor="text1"/>
        </w:rPr>
        <w:t xml:space="preserve"> are used to combine rows from two or more tables based on a related column between them.</w:t>
      </w:r>
      <w:r>
        <w:rPr>
          <w:color w:val="000000" w:themeColor="text1"/>
        </w:rPr>
        <w:br/>
        <w:t xml:space="preserve">  Inner Join        Left Join        Right Join        Full Join</w:t>
      </w:r>
      <w:r>
        <w:rPr>
          <w:color w:val="000000" w:themeColor="text1"/>
        </w:rPr>
        <w:br/>
        <w:t xml:space="preserve">                            &lt;- - - - - - - - Outer Join - - - - - - - - -&gt;</w:t>
      </w:r>
      <w:r w:rsidR="00FD3BF9">
        <w:rPr>
          <w:color w:val="000000" w:themeColor="text1"/>
        </w:rPr>
        <w:br/>
        <w:t xml:space="preserve">  Cross Join        Self </w:t>
      </w:r>
      <w:proofErr w:type="gramStart"/>
      <w:r w:rsidR="00FD3BF9">
        <w:rPr>
          <w:color w:val="000000" w:themeColor="text1"/>
        </w:rPr>
        <w:t>Join(</w:t>
      </w:r>
      <w:proofErr w:type="gramEnd"/>
      <w:r w:rsidR="00FD3BF9">
        <w:rPr>
          <w:color w:val="000000" w:themeColor="text1"/>
        </w:rPr>
        <w:t>It is a regular join, but the table is joined with itself)</w:t>
      </w:r>
      <w:r w:rsidR="006E3706">
        <w:rPr>
          <w:color w:val="000000" w:themeColor="text1"/>
        </w:rPr>
        <w:br/>
        <w:t xml:space="preserve">  Left Exclusive Join        Right Exclusive Join</w:t>
      </w:r>
    </w:p>
    <w:p w14:paraId="33C4F0B7" w14:textId="2C5538C8" w:rsidR="004E14E3" w:rsidRDefault="004E14E3" w:rsidP="00D02A8C">
      <w:pPr>
        <w:rPr>
          <w:color w:val="000000" w:themeColor="text1"/>
        </w:rPr>
      </w:pPr>
      <w:r w:rsidRPr="004E14E3">
        <w:rPr>
          <w:b/>
          <w:bCs/>
          <w:color w:val="000000" w:themeColor="text1"/>
        </w:rPr>
        <w:t>Sub-Queries</w:t>
      </w:r>
      <w:r>
        <w:rPr>
          <w:b/>
          <w:bCs/>
          <w:color w:val="000000" w:themeColor="text1"/>
        </w:rPr>
        <w:br/>
      </w:r>
      <w:r w:rsidRPr="004E14E3">
        <w:rPr>
          <w:color w:val="000000" w:themeColor="text1"/>
        </w:rPr>
        <w:t>A</w:t>
      </w:r>
      <w:r>
        <w:rPr>
          <w:color w:val="000000" w:themeColor="text1"/>
        </w:rPr>
        <w:t xml:space="preserve"> Subquery or Inner query or a Nested query is a query within another SQL query. It involves 2 select statements.</w:t>
      </w:r>
    </w:p>
    <w:p w14:paraId="5E335C00" w14:textId="7AEF4890" w:rsidR="00A12D8A" w:rsidRDefault="00A12D8A" w:rsidP="00D02A8C">
      <w:pPr>
        <w:rPr>
          <w:color w:val="000000" w:themeColor="text1"/>
        </w:rPr>
      </w:pPr>
      <w:r w:rsidRPr="00A12D8A">
        <w:rPr>
          <w:b/>
          <w:bCs/>
          <w:color w:val="000000" w:themeColor="text1"/>
        </w:rPr>
        <w:t>Views in SQL</w:t>
      </w:r>
      <w:r>
        <w:rPr>
          <w:b/>
          <w:bCs/>
          <w:color w:val="000000" w:themeColor="text1"/>
        </w:rPr>
        <w:br/>
      </w:r>
      <w:r>
        <w:rPr>
          <w:color w:val="000000" w:themeColor="text1"/>
        </w:rPr>
        <w:t>A view is a virtual table based on the result set of an SQL statement.</w:t>
      </w:r>
      <w:r>
        <w:rPr>
          <w:color w:val="000000" w:themeColor="text1"/>
        </w:rPr>
        <w:br/>
        <w:t>(A view always shows up-to-date data. The database engine recreates the view</w:t>
      </w:r>
      <w:r w:rsidR="00042E2C">
        <w:rPr>
          <w:color w:val="000000" w:themeColor="text1"/>
        </w:rPr>
        <w:t>,</w:t>
      </w:r>
      <w:r>
        <w:rPr>
          <w:color w:val="000000" w:themeColor="text1"/>
        </w:rPr>
        <w:t xml:space="preserve"> every time a user queries it)</w:t>
      </w:r>
      <w:r w:rsidR="009B6276">
        <w:rPr>
          <w:color w:val="000000" w:themeColor="text1"/>
        </w:rPr>
        <w:br/>
        <w:t xml:space="preserve">  -  No data is stored physically (unless it’s a materialized view in some DBs).</w:t>
      </w:r>
      <w:r w:rsidR="009B6276">
        <w:rPr>
          <w:color w:val="000000" w:themeColor="text1"/>
        </w:rPr>
        <w:br/>
        <w:t xml:space="preserve">  -  Can include columns from one or more tables.</w:t>
      </w:r>
      <w:r w:rsidR="009B6276">
        <w:rPr>
          <w:color w:val="000000" w:themeColor="text1"/>
        </w:rPr>
        <w:br/>
        <w:t xml:space="preserve">  -  Can be used in SELECT, JOIN, or even WHERE clauses like a normal table.</w:t>
      </w:r>
      <w:r w:rsidR="009B6276">
        <w:rPr>
          <w:color w:val="000000" w:themeColor="text1"/>
        </w:rPr>
        <w:br/>
        <w:t xml:space="preserve">  -  Helps with security by exposing only certain columns to users.</w:t>
      </w:r>
    </w:p>
    <w:p w14:paraId="1BE85CD9" w14:textId="25A14FDC" w:rsidR="00A86A36" w:rsidRDefault="00A86A36" w:rsidP="00D02A8C">
      <w:pPr>
        <w:rPr>
          <w:color w:val="000000" w:themeColor="text1"/>
        </w:rPr>
      </w:pPr>
      <w:r w:rsidRPr="00A86A36">
        <w:rPr>
          <w:b/>
          <w:bCs/>
          <w:color w:val="000000" w:themeColor="text1"/>
        </w:rPr>
        <w:t>Index in SQL</w:t>
      </w:r>
      <w:r>
        <w:rPr>
          <w:color w:val="000000" w:themeColor="text1"/>
        </w:rPr>
        <w:br/>
        <w:t xml:space="preserve">Indexes are special database objects that make </w:t>
      </w:r>
      <w:r w:rsidRPr="00A86A36">
        <w:rPr>
          <w:b/>
          <w:bCs/>
          <w:color w:val="00B0F0"/>
        </w:rPr>
        <w:t>data retrieval faster</w:t>
      </w:r>
      <w:r>
        <w:rPr>
          <w:color w:val="000000" w:themeColor="text1"/>
        </w:rPr>
        <w:t>.</w:t>
      </w:r>
      <w:r w:rsidR="007326AA">
        <w:rPr>
          <w:color w:val="000000" w:themeColor="text1"/>
        </w:rPr>
        <w:t xml:space="preserve">  (Primary key is the default index)</w:t>
      </w:r>
    </w:p>
    <w:p w14:paraId="241D840C" w14:textId="19697F64" w:rsidR="00887E7B" w:rsidRDefault="00887E7B" w:rsidP="00D02A8C">
      <w:pPr>
        <w:rPr>
          <w:color w:val="000000" w:themeColor="text1"/>
        </w:rPr>
      </w:pPr>
      <w:r w:rsidRPr="00887E7B">
        <w:rPr>
          <w:b/>
          <w:bCs/>
          <w:color w:val="000000" w:themeColor="text1"/>
        </w:rPr>
        <w:t>Stored Procedures</w:t>
      </w:r>
      <w:r>
        <w:rPr>
          <w:color w:val="000000" w:themeColor="text1"/>
        </w:rPr>
        <w:br/>
        <w:t>A predefined set of SQL statements you can save in the database and execute whenever needed.</w:t>
      </w:r>
    </w:p>
    <w:p w14:paraId="5389D98A" w14:textId="77777777" w:rsidR="001F48C5" w:rsidRDefault="001F48C5" w:rsidP="00D02A8C">
      <w:pPr>
        <w:rPr>
          <w:color w:val="000000" w:themeColor="text1"/>
        </w:rPr>
      </w:pPr>
    </w:p>
    <w:p w14:paraId="345348B3" w14:textId="77777777" w:rsidR="001F48C5" w:rsidRDefault="001F48C5" w:rsidP="00D02A8C">
      <w:pPr>
        <w:rPr>
          <w:color w:val="000000" w:themeColor="text1"/>
        </w:rPr>
      </w:pPr>
    </w:p>
    <w:p w14:paraId="22A8BCFB" w14:textId="77777777" w:rsidR="001F48C5" w:rsidRDefault="001F48C5" w:rsidP="00D02A8C">
      <w:pPr>
        <w:rPr>
          <w:color w:val="000000" w:themeColor="text1"/>
        </w:rPr>
      </w:pPr>
    </w:p>
    <w:p w14:paraId="06129D57" w14:textId="3858E2C1" w:rsidR="001F48C5" w:rsidRDefault="001F48C5" w:rsidP="00D02A8C">
      <w:pPr>
        <w:rPr>
          <w:b/>
          <w:bCs/>
          <w:color w:val="000000" w:themeColor="text1"/>
        </w:rPr>
      </w:pPr>
      <w:r w:rsidRPr="001F48C5">
        <w:rPr>
          <w:b/>
          <w:bCs/>
          <w:color w:val="000000" w:themeColor="text1"/>
        </w:rPr>
        <w:t>DATA COLLECTION (CONTINUATION)</w:t>
      </w:r>
    </w:p>
    <w:p w14:paraId="24B2E2AC" w14:textId="4D0AF997" w:rsidR="001F48C5" w:rsidRDefault="00B637F0" w:rsidP="00D02A8C">
      <w:pPr>
        <w:rPr>
          <w:color w:val="000000" w:themeColor="text1"/>
        </w:rPr>
      </w:pPr>
      <w:r>
        <w:rPr>
          <w:color w:val="000000" w:themeColor="text1"/>
        </w:rPr>
        <w:t>Popular Techniques:</w:t>
      </w:r>
      <w:r>
        <w:rPr>
          <w:color w:val="000000" w:themeColor="text1"/>
        </w:rPr>
        <w:br/>
        <w:t xml:space="preserve">  -  </w:t>
      </w:r>
      <w:r w:rsidRPr="00B637F0">
        <w:rPr>
          <w:b/>
          <w:bCs/>
          <w:color w:val="000000" w:themeColor="text1"/>
        </w:rPr>
        <w:t>Public Datasets</w:t>
      </w:r>
      <w:r>
        <w:rPr>
          <w:color w:val="000000" w:themeColor="text1"/>
        </w:rPr>
        <w:t xml:space="preserve"> – Kaggle, UCI ML Repo etc.</w:t>
      </w:r>
      <w:r>
        <w:rPr>
          <w:color w:val="000000" w:themeColor="text1"/>
        </w:rPr>
        <w:br/>
        <w:t xml:space="preserve">  -  </w:t>
      </w:r>
      <w:r w:rsidRPr="00B637F0">
        <w:rPr>
          <w:b/>
          <w:bCs/>
          <w:color w:val="000000" w:themeColor="text1"/>
        </w:rPr>
        <w:t xml:space="preserve">Databases </w:t>
      </w:r>
      <w:r>
        <w:rPr>
          <w:color w:val="000000" w:themeColor="text1"/>
        </w:rPr>
        <w:t xml:space="preserve">– </w:t>
      </w:r>
      <w:proofErr w:type="spellStart"/>
      <w:r>
        <w:rPr>
          <w:color w:val="000000" w:themeColor="text1"/>
        </w:rPr>
        <w:t>SQLAlchemy</w:t>
      </w:r>
      <w:proofErr w:type="spellEnd"/>
      <w:r>
        <w:rPr>
          <w:color w:val="000000" w:themeColor="text1"/>
        </w:rPr>
        <w:t xml:space="preserve">, sqlite3, </w:t>
      </w:r>
      <w:proofErr w:type="spellStart"/>
      <w:r>
        <w:rPr>
          <w:color w:val="000000" w:themeColor="text1"/>
        </w:rPr>
        <w:t>PyMySQL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pymongo</w:t>
      </w:r>
      <w:proofErr w:type="spellEnd"/>
      <w:r>
        <w:rPr>
          <w:color w:val="000000" w:themeColor="text1"/>
        </w:rPr>
        <w:t>, py2neo etc.</w:t>
      </w:r>
      <w:r>
        <w:rPr>
          <w:color w:val="000000" w:themeColor="text1"/>
        </w:rPr>
        <w:br/>
        <w:t xml:space="preserve">  -  </w:t>
      </w:r>
      <w:r w:rsidRPr="00B637F0">
        <w:rPr>
          <w:b/>
          <w:bCs/>
          <w:color w:val="000000" w:themeColor="text1"/>
        </w:rPr>
        <w:t>APIs</w:t>
      </w:r>
      <w:r>
        <w:rPr>
          <w:color w:val="000000" w:themeColor="text1"/>
        </w:rPr>
        <w:t xml:space="preserve"> – retrieve structured data (JSON/XML etc.)</w:t>
      </w:r>
      <w:r>
        <w:rPr>
          <w:color w:val="000000" w:themeColor="text1"/>
        </w:rPr>
        <w:br/>
        <w:t xml:space="preserve">  -  </w:t>
      </w:r>
      <w:r w:rsidRPr="00B637F0">
        <w:rPr>
          <w:b/>
          <w:bCs/>
          <w:color w:val="000000" w:themeColor="text1"/>
        </w:rPr>
        <w:t>Web Scraping</w:t>
      </w:r>
      <w:r>
        <w:rPr>
          <w:color w:val="000000" w:themeColor="text1"/>
        </w:rPr>
        <w:t xml:space="preserve"> – </w:t>
      </w:r>
      <w:proofErr w:type="spellStart"/>
      <w:r>
        <w:rPr>
          <w:color w:val="000000" w:themeColor="text1"/>
        </w:rPr>
        <w:t>BeautifulSoup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Ixml</w:t>
      </w:r>
      <w:proofErr w:type="spellEnd"/>
      <w:r>
        <w:rPr>
          <w:color w:val="000000" w:themeColor="text1"/>
        </w:rPr>
        <w:t>, Selenium, Playwright etc.</w:t>
      </w:r>
    </w:p>
    <w:p w14:paraId="773F4B9F" w14:textId="5E65A18C" w:rsidR="00321768" w:rsidRDefault="00321768" w:rsidP="00D02A8C">
      <w:pPr>
        <w:rPr>
          <w:color w:val="000000" w:themeColor="text1"/>
        </w:rPr>
      </w:pPr>
      <w:r w:rsidRPr="00321768">
        <w:rPr>
          <w:b/>
          <w:bCs/>
          <w:color w:val="000000" w:themeColor="text1"/>
        </w:rPr>
        <w:t>Working with APIs</w:t>
      </w:r>
      <w:r>
        <w:rPr>
          <w:color w:val="000000" w:themeColor="text1"/>
        </w:rPr>
        <w:br/>
        <w:t>using requests</w:t>
      </w:r>
      <w:r w:rsidR="008D07EB">
        <w:rPr>
          <w:color w:val="000000" w:themeColor="text1"/>
        </w:rPr>
        <w:t xml:space="preserve"> (Application Programming Interface)</w:t>
      </w:r>
    </w:p>
    <w:p w14:paraId="320441AA" w14:textId="62BA87D3" w:rsidR="00BA55EA" w:rsidRDefault="00BA55EA" w:rsidP="00D02A8C">
      <w:pPr>
        <w:rPr>
          <w:color w:val="000000" w:themeColor="text1"/>
        </w:rPr>
      </w:pPr>
      <w:r w:rsidRPr="00BA55EA">
        <w:rPr>
          <w:b/>
          <w:bCs/>
          <w:color w:val="000000" w:themeColor="text1"/>
        </w:rPr>
        <w:t>Web Scraping</w:t>
      </w:r>
      <w:r>
        <w:rPr>
          <w:color w:val="000000" w:themeColor="text1"/>
        </w:rPr>
        <w:br/>
        <w:t>Involves programmatically extracting data from websites</w:t>
      </w:r>
    </w:p>
    <w:p w14:paraId="474D8FF2" w14:textId="52C165BA" w:rsidR="00302E4B" w:rsidRDefault="00BA55EA" w:rsidP="00D02A8C">
      <w:pPr>
        <w:rPr>
          <w:color w:val="000000" w:themeColor="text1"/>
        </w:rPr>
      </w:pPr>
      <w:r w:rsidRPr="00BA55EA">
        <w:rPr>
          <w:b/>
          <w:bCs/>
          <w:color w:val="000000" w:themeColor="text1"/>
        </w:rPr>
        <w:t>HTML for Data Science</w:t>
      </w:r>
      <w:r>
        <w:rPr>
          <w:color w:val="000000" w:themeColor="text1"/>
        </w:rPr>
        <w:br/>
      </w:r>
      <w:proofErr w:type="gramStart"/>
      <w:r>
        <w:rPr>
          <w:color w:val="000000" w:themeColor="text1"/>
        </w:rPr>
        <w:t>HTML</w:t>
      </w:r>
      <w:r w:rsidR="00302E4B">
        <w:rPr>
          <w:color w:val="000000" w:themeColor="text1"/>
        </w:rPr>
        <w:t>(</w:t>
      </w:r>
      <w:proofErr w:type="spellStart"/>
      <w:proofErr w:type="gramEnd"/>
      <w:r w:rsidR="00302E4B" w:rsidRPr="00302E4B">
        <w:rPr>
          <w:b/>
          <w:bCs/>
          <w:color w:val="000000" w:themeColor="text1"/>
        </w:rPr>
        <w:t>HyperText</w:t>
      </w:r>
      <w:proofErr w:type="spellEnd"/>
      <w:r w:rsidR="00302E4B" w:rsidRPr="00302E4B">
        <w:rPr>
          <w:b/>
          <w:bCs/>
          <w:color w:val="000000" w:themeColor="text1"/>
        </w:rPr>
        <w:t xml:space="preserve"> Markup Language</w:t>
      </w:r>
      <w:r w:rsidR="00302E4B">
        <w:rPr>
          <w:color w:val="000000" w:themeColor="text1"/>
        </w:rPr>
        <w:t>)</w:t>
      </w:r>
      <w:r>
        <w:rPr>
          <w:color w:val="000000" w:themeColor="text1"/>
        </w:rPr>
        <w:t xml:space="preserve"> is the standard language to create web pages and structure content on the web.</w:t>
      </w:r>
      <w:r>
        <w:rPr>
          <w:color w:val="000000" w:themeColor="text1"/>
        </w:rPr>
        <w:br/>
        <w:t xml:space="preserve">These web pages are </w:t>
      </w:r>
      <w:r w:rsidR="00302E4B">
        <w:rPr>
          <w:color w:val="000000" w:themeColor="text1"/>
        </w:rPr>
        <w:t>structured</w:t>
      </w:r>
      <w:r>
        <w:rPr>
          <w:color w:val="000000" w:themeColor="text1"/>
        </w:rPr>
        <w:t xml:space="preserve"> using </w:t>
      </w:r>
      <w:r w:rsidRPr="00BA55EA">
        <w:rPr>
          <w:b/>
          <w:bCs/>
          <w:color w:val="000000" w:themeColor="text1"/>
        </w:rPr>
        <w:t>tags</w:t>
      </w:r>
      <w:r>
        <w:rPr>
          <w:color w:val="000000" w:themeColor="text1"/>
        </w:rPr>
        <w:t xml:space="preserve">, which define elements like headings, paragraphs, links, tables, lists, and forms. When our web page loads, our browser interprets HTML to display this </w:t>
      </w:r>
      <w:r>
        <w:rPr>
          <w:color w:val="000000" w:themeColor="text1"/>
        </w:rPr>
        <w:lastRenderedPageBreak/>
        <w:t>content accordingly.</w:t>
      </w:r>
      <w:r w:rsidR="00302E4B">
        <w:rPr>
          <w:color w:val="000000" w:themeColor="text1"/>
        </w:rPr>
        <w:br/>
        <w:t xml:space="preserve">                      &lt;</w:t>
      </w:r>
      <w:proofErr w:type="spellStart"/>
      <w:r w:rsidR="00302E4B" w:rsidRPr="00302E4B">
        <w:rPr>
          <w:color w:val="D509E5"/>
        </w:rPr>
        <w:t>tagname</w:t>
      </w:r>
      <w:proofErr w:type="spellEnd"/>
      <w:r w:rsidR="00302E4B">
        <w:rPr>
          <w:color w:val="000000" w:themeColor="text1"/>
        </w:rPr>
        <w:t>&gt;content&lt;/</w:t>
      </w:r>
      <w:proofErr w:type="spellStart"/>
      <w:r w:rsidR="00302E4B" w:rsidRPr="00302E4B">
        <w:rPr>
          <w:color w:val="D509E5"/>
        </w:rPr>
        <w:t>tagname</w:t>
      </w:r>
      <w:proofErr w:type="spellEnd"/>
      <w:r w:rsidR="00302E4B">
        <w:rPr>
          <w:color w:val="000000" w:themeColor="text1"/>
        </w:rPr>
        <w:t>&gt;</w:t>
      </w:r>
    </w:p>
    <w:p w14:paraId="71AAE697" w14:textId="13993B49" w:rsidR="00EE6004" w:rsidRDefault="00EE6004" w:rsidP="00D02A8C">
      <w:pPr>
        <w:rPr>
          <w:color w:val="000000" w:themeColor="text1"/>
        </w:rPr>
      </w:pPr>
      <w:r w:rsidRPr="00EE6004">
        <w:rPr>
          <w:b/>
          <w:bCs/>
          <w:color w:val="000000" w:themeColor="text1"/>
        </w:rPr>
        <w:t>Attributes In HTML</w:t>
      </w:r>
      <w:r>
        <w:rPr>
          <w:color w:val="000000" w:themeColor="text1"/>
        </w:rPr>
        <w:br/>
      </w:r>
      <w:proofErr w:type="spellStart"/>
      <w:r>
        <w:rPr>
          <w:color w:val="000000" w:themeColor="text1"/>
        </w:rPr>
        <w:t>HTML</w:t>
      </w:r>
      <w:proofErr w:type="spellEnd"/>
      <w:r>
        <w:rPr>
          <w:color w:val="000000" w:themeColor="text1"/>
        </w:rPr>
        <w:t xml:space="preserve"> elements can have attributes that store additional information like metadata or instructions.</w:t>
      </w:r>
      <w:r>
        <w:rPr>
          <w:color w:val="000000" w:themeColor="text1"/>
        </w:rPr>
        <w:br/>
      </w:r>
      <w:proofErr w:type="spellStart"/>
      <w:r>
        <w:rPr>
          <w:color w:val="000000" w:themeColor="text1"/>
        </w:rPr>
        <w:t>href</w:t>
      </w:r>
      <w:proofErr w:type="spellEnd"/>
      <w:r>
        <w:rPr>
          <w:color w:val="000000" w:themeColor="text1"/>
        </w:rPr>
        <w:t xml:space="preserve"> (&lt;a&gt;), </w:t>
      </w:r>
      <w:proofErr w:type="spellStart"/>
      <w:r>
        <w:rPr>
          <w:color w:val="000000" w:themeColor="text1"/>
        </w:rPr>
        <w:t>src</w:t>
      </w:r>
      <w:proofErr w:type="spellEnd"/>
      <w:r>
        <w:rPr>
          <w:color w:val="000000" w:themeColor="text1"/>
        </w:rPr>
        <w:t xml:space="preserve"> (&lt;</w:t>
      </w:r>
      <w:proofErr w:type="spellStart"/>
      <w:r>
        <w:rPr>
          <w:color w:val="000000" w:themeColor="text1"/>
        </w:rPr>
        <w:t>img</w:t>
      </w:r>
      <w:proofErr w:type="spellEnd"/>
      <w:r>
        <w:rPr>
          <w:color w:val="000000" w:themeColor="text1"/>
        </w:rPr>
        <w:t>&gt;), id, class, type, name, value</w:t>
      </w:r>
    </w:p>
    <w:p w14:paraId="7D6468C7" w14:textId="574951BF" w:rsidR="00522672" w:rsidRDefault="00522672" w:rsidP="00D02A8C">
      <w:pPr>
        <w:rPr>
          <w:color w:val="000000" w:themeColor="text1"/>
        </w:rPr>
      </w:pPr>
      <w:r w:rsidRPr="00522672">
        <w:rPr>
          <w:b/>
          <w:bCs/>
          <w:color w:val="000000" w:themeColor="text1"/>
        </w:rPr>
        <w:t>Web Scraping</w:t>
      </w:r>
      <w:r>
        <w:rPr>
          <w:color w:val="000000" w:themeColor="text1"/>
        </w:rPr>
        <w:br/>
      </w:r>
      <w:r w:rsidRPr="00522672">
        <w:rPr>
          <w:color w:val="D60093"/>
        </w:rPr>
        <w:t>requests</w:t>
      </w:r>
      <w:r>
        <w:rPr>
          <w:color w:val="000000" w:themeColor="text1"/>
        </w:rPr>
        <w:t xml:space="preserve"> – Used to download the webpage i.e. HTML</w:t>
      </w:r>
      <w:r>
        <w:rPr>
          <w:color w:val="000000" w:themeColor="text1"/>
        </w:rPr>
        <w:br/>
      </w:r>
      <w:proofErr w:type="spellStart"/>
      <w:r w:rsidRPr="00522672">
        <w:rPr>
          <w:color w:val="D60093"/>
        </w:rPr>
        <w:t>BeautifulSoup</w:t>
      </w:r>
      <w:proofErr w:type="spellEnd"/>
      <w:r w:rsidRPr="00522672">
        <w:rPr>
          <w:color w:val="D60093"/>
        </w:rPr>
        <w:t xml:space="preserve"> </w:t>
      </w:r>
      <w:r>
        <w:rPr>
          <w:color w:val="000000" w:themeColor="text1"/>
        </w:rPr>
        <w:t>– Parses &amp; extracts data from HTML (used for static HTML)</w:t>
      </w:r>
      <w:r>
        <w:rPr>
          <w:color w:val="000000" w:themeColor="text1"/>
        </w:rPr>
        <w:br/>
        <w:t xml:space="preserve">        We use requests &amp; </w:t>
      </w:r>
      <w:proofErr w:type="spellStart"/>
      <w:r>
        <w:rPr>
          <w:color w:val="000000" w:themeColor="text1"/>
        </w:rPr>
        <w:t>BeautifulSoup</w:t>
      </w:r>
      <w:proofErr w:type="spellEnd"/>
      <w:r>
        <w:rPr>
          <w:color w:val="000000" w:themeColor="text1"/>
        </w:rPr>
        <w:t xml:space="preserve"> together</w:t>
      </w:r>
      <w:r>
        <w:rPr>
          <w:color w:val="000000" w:themeColor="text1"/>
        </w:rPr>
        <w:br/>
      </w:r>
      <w:r w:rsidRPr="00522672">
        <w:rPr>
          <w:color w:val="D60093"/>
        </w:rPr>
        <w:t xml:space="preserve">Selenium </w:t>
      </w:r>
      <w:r>
        <w:rPr>
          <w:color w:val="000000" w:themeColor="text1"/>
        </w:rPr>
        <w:t xml:space="preserve">– Automates a browser to load dynamic JS pages – optional alternative to (requests + </w:t>
      </w:r>
      <w:proofErr w:type="spellStart"/>
      <w:r>
        <w:rPr>
          <w:color w:val="000000" w:themeColor="text1"/>
        </w:rPr>
        <w:t>BeautifulSoup</w:t>
      </w:r>
      <w:proofErr w:type="spellEnd"/>
      <w:r>
        <w:rPr>
          <w:color w:val="000000" w:themeColor="text1"/>
        </w:rPr>
        <w:t>) in case of dynamic websites</w:t>
      </w:r>
    </w:p>
    <w:p w14:paraId="7BE2A285" w14:textId="77777777" w:rsidR="00B57B53" w:rsidRDefault="00B57B53" w:rsidP="00D02A8C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</w:t>
      </w:r>
    </w:p>
    <w:tbl>
      <w:tblPr>
        <w:tblStyle w:val="LightList-Accent3"/>
        <w:tblW w:w="4525" w:type="dxa"/>
        <w:tblInd w:w="2241" w:type="dxa"/>
        <w:tblLook w:val="0620" w:firstRow="1" w:lastRow="0" w:firstColumn="0" w:lastColumn="0" w:noHBand="1" w:noVBand="1"/>
      </w:tblPr>
      <w:tblGrid>
        <w:gridCol w:w="1248"/>
        <w:gridCol w:w="286"/>
        <w:gridCol w:w="286"/>
        <w:gridCol w:w="1850"/>
        <w:gridCol w:w="285"/>
        <w:gridCol w:w="285"/>
        <w:gridCol w:w="285"/>
      </w:tblGrid>
      <w:tr w:rsidR="00B57B53" w14:paraId="0B01F6EC" w14:textId="3FED94F2" w:rsidTr="00B57B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2"/>
        </w:trPr>
        <w:tc>
          <w:tcPr>
            <w:tcW w:w="0" w:type="auto"/>
          </w:tcPr>
          <w:p w14:paraId="4081C286" w14:textId="0FFEBB06" w:rsidR="00B57B53" w:rsidRDefault="00B57B53">
            <w:r>
              <w:t>Code</w:t>
            </w:r>
          </w:p>
        </w:tc>
        <w:tc>
          <w:tcPr>
            <w:tcW w:w="0" w:type="auto"/>
          </w:tcPr>
          <w:p w14:paraId="1A0ADA9B" w14:textId="77777777" w:rsidR="00B57B53" w:rsidRDefault="00B57B53"/>
        </w:tc>
        <w:tc>
          <w:tcPr>
            <w:tcW w:w="0" w:type="auto"/>
          </w:tcPr>
          <w:p w14:paraId="7098AC7A" w14:textId="1D427839" w:rsidR="00B57B53" w:rsidRDefault="00B57B53"/>
        </w:tc>
        <w:tc>
          <w:tcPr>
            <w:tcW w:w="0" w:type="auto"/>
          </w:tcPr>
          <w:p w14:paraId="4D107269" w14:textId="72F7D6A5" w:rsidR="00B57B53" w:rsidRDefault="00B57B53">
            <w:r>
              <w:t>Meaning</w:t>
            </w:r>
          </w:p>
        </w:tc>
        <w:tc>
          <w:tcPr>
            <w:tcW w:w="0" w:type="auto"/>
          </w:tcPr>
          <w:p w14:paraId="167AB308" w14:textId="77777777" w:rsidR="00B57B53" w:rsidRDefault="00B57B53"/>
        </w:tc>
        <w:tc>
          <w:tcPr>
            <w:tcW w:w="0" w:type="auto"/>
          </w:tcPr>
          <w:p w14:paraId="508EE304" w14:textId="77777777" w:rsidR="00B57B53" w:rsidRDefault="00B57B53"/>
        </w:tc>
        <w:tc>
          <w:tcPr>
            <w:tcW w:w="0" w:type="auto"/>
          </w:tcPr>
          <w:p w14:paraId="1877ECC5" w14:textId="77777777" w:rsidR="00B57B53" w:rsidRDefault="00B57B53"/>
        </w:tc>
      </w:tr>
      <w:tr w:rsidR="00B57B53" w14:paraId="5AD632FC" w14:textId="7BC87A2C" w:rsidTr="00B57B53">
        <w:trPr>
          <w:trHeight w:val="252"/>
        </w:trPr>
        <w:tc>
          <w:tcPr>
            <w:tcW w:w="0" w:type="auto"/>
          </w:tcPr>
          <w:p w14:paraId="656A67DD" w14:textId="6A310541" w:rsidR="00B57B53" w:rsidRDefault="00B57B53">
            <w:r>
              <w:t>200</w:t>
            </w:r>
          </w:p>
        </w:tc>
        <w:tc>
          <w:tcPr>
            <w:tcW w:w="0" w:type="auto"/>
          </w:tcPr>
          <w:p w14:paraId="0BCBB6D8" w14:textId="77777777" w:rsidR="00B57B53" w:rsidRDefault="00B57B53"/>
        </w:tc>
        <w:tc>
          <w:tcPr>
            <w:tcW w:w="0" w:type="auto"/>
          </w:tcPr>
          <w:p w14:paraId="1D2A1BE4" w14:textId="4F0B9E7B" w:rsidR="00B57B53" w:rsidRDefault="00B57B53"/>
        </w:tc>
        <w:tc>
          <w:tcPr>
            <w:tcW w:w="0" w:type="auto"/>
          </w:tcPr>
          <w:p w14:paraId="3E1F88F7" w14:textId="21ECC22F" w:rsidR="00B57B53" w:rsidRDefault="00B57B53">
            <w:r>
              <w:t>OK</w:t>
            </w:r>
          </w:p>
        </w:tc>
        <w:tc>
          <w:tcPr>
            <w:tcW w:w="0" w:type="auto"/>
          </w:tcPr>
          <w:p w14:paraId="6D61908A" w14:textId="77777777" w:rsidR="00B57B53" w:rsidRDefault="00B57B53"/>
        </w:tc>
        <w:tc>
          <w:tcPr>
            <w:tcW w:w="0" w:type="auto"/>
          </w:tcPr>
          <w:p w14:paraId="5167C2A9" w14:textId="77777777" w:rsidR="00B57B53" w:rsidRDefault="00B57B53"/>
        </w:tc>
        <w:tc>
          <w:tcPr>
            <w:tcW w:w="0" w:type="auto"/>
          </w:tcPr>
          <w:p w14:paraId="5503EF81" w14:textId="77777777" w:rsidR="00B57B53" w:rsidRDefault="00B57B53"/>
        </w:tc>
      </w:tr>
      <w:tr w:rsidR="00B57B53" w14:paraId="001EF52B" w14:textId="1A7D60B8" w:rsidTr="00B57B53">
        <w:trPr>
          <w:trHeight w:val="264"/>
        </w:trPr>
        <w:tc>
          <w:tcPr>
            <w:tcW w:w="0" w:type="auto"/>
          </w:tcPr>
          <w:p w14:paraId="666EE3C8" w14:textId="548A4265" w:rsidR="00B57B53" w:rsidRDefault="00B57B53">
            <w:r>
              <w:t>301/302</w:t>
            </w:r>
          </w:p>
        </w:tc>
        <w:tc>
          <w:tcPr>
            <w:tcW w:w="0" w:type="auto"/>
          </w:tcPr>
          <w:p w14:paraId="3853160E" w14:textId="77777777" w:rsidR="00B57B53" w:rsidRDefault="00B57B53"/>
        </w:tc>
        <w:tc>
          <w:tcPr>
            <w:tcW w:w="0" w:type="auto"/>
          </w:tcPr>
          <w:p w14:paraId="67383C93" w14:textId="40091ABA" w:rsidR="00B57B53" w:rsidRDefault="00B57B53"/>
        </w:tc>
        <w:tc>
          <w:tcPr>
            <w:tcW w:w="0" w:type="auto"/>
          </w:tcPr>
          <w:p w14:paraId="4725619F" w14:textId="694A009B" w:rsidR="00B57B53" w:rsidRDefault="00B57B53">
            <w:r>
              <w:t>Redirect</w:t>
            </w:r>
          </w:p>
        </w:tc>
        <w:tc>
          <w:tcPr>
            <w:tcW w:w="0" w:type="auto"/>
          </w:tcPr>
          <w:p w14:paraId="01420F92" w14:textId="77777777" w:rsidR="00B57B53" w:rsidRDefault="00B57B53"/>
        </w:tc>
        <w:tc>
          <w:tcPr>
            <w:tcW w:w="0" w:type="auto"/>
          </w:tcPr>
          <w:p w14:paraId="0FADC507" w14:textId="77777777" w:rsidR="00B57B53" w:rsidRDefault="00B57B53"/>
        </w:tc>
        <w:tc>
          <w:tcPr>
            <w:tcW w:w="0" w:type="auto"/>
          </w:tcPr>
          <w:p w14:paraId="56F42B7D" w14:textId="77777777" w:rsidR="00B57B53" w:rsidRDefault="00B57B53"/>
        </w:tc>
      </w:tr>
      <w:tr w:rsidR="00B57B53" w14:paraId="64065B95" w14:textId="1809A958" w:rsidTr="00B57B53">
        <w:trPr>
          <w:trHeight w:val="252"/>
        </w:trPr>
        <w:tc>
          <w:tcPr>
            <w:tcW w:w="0" w:type="auto"/>
          </w:tcPr>
          <w:p w14:paraId="3EB03562" w14:textId="193D5ADE" w:rsidR="00B57B53" w:rsidRDefault="00B57B53">
            <w:r>
              <w:t>400</w:t>
            </w:r>
          </w:p>
        </w:tc>
        <w:tc>
          <w:tcPr>
            <w:tcW w:w="0" w:type="auto"/>
          </w:tcPr>
          <w:p w14:paraId="2B423A42" w14:textId="77777777" w:rsidR="00B57B53" w:rsidRDefault="00B57B53"/>
        </w:tc>
        <w:tc>
          <w:tcPr>
            <w:tcW w:w="0" w:type="auto"/>
          </w:tcPr>
          <w:p w14:paraId="2C9DFF53" w14:textId="714CD2DC" w:rsidR="00B57B53" w:rsidRDefault="00B57B53"/>
        </w:tc>
        <w:tc>
          <w:tcPr>
            <w:tcW w:w="0" w:type="auto"/>
          </w:tcPr>
          <w:p w14:paraId="08FCC460" w14:textId="3AE1953E" w:rsidR="00B57B53" w:rsidRDefault="00B57B53">
            <w:r>
              <w:t>Bad Request</w:t>
            </w:r>
          </w:p>
        </w:tc>
        <w:tc>
          <w:tcPr>
            <w:tcW w:w="0" w:type="auto"/>
          </w:tcPr>
          <w:p w14:paraId="4337820E" w14:textId="77777777" w:rsidR="00B57B53" w:rsidRDefault="00B57B53"/>
        </w:tc>
        <w:tc>
          <w:tcPr>
            <w:tcW w:w="0" w:type="auto"/>
          </w:tcPr>
          <w:p w14:paraId="3F05EC9B" w14:textId="77777777" w:rsidR="00B57B53" w:rsidRDefault="00B57B53"/>
        </w:tc>
        <w:tc>
          <w:tcPr>
            <w:tcW w:w="0" w:type="auto"/>
          </w:tcPr>
          <w:p w14:paraId="45B261D8" w14:textId="77777777" w:rsidR="00B57B53" w:rsidRDefault="00B57B53"/>
        </w:tc>
      </w:tr>
      <w:tr w:rsidR="00B57B53" w14:paraId="2B210DFF" w14:textId="6745EA90" w:rsidTr="00B57B53">
        <w:trPr>
          <w:trHeight w:val="264"/>
        </w:trPr>
        <w:tc>
          <w:tcPr>
            <w:tcW w:w="0" w:type="auto"/>
          </w:tcPr>
          <w:p w14:paraId="62F4529F" w14:textId="5F0CD949" w:rsidR="00B57B53" w:rsidRDefault="00B57B53">
            <w:r>
              <w:t>401</w:t>
            </w:r>
          </w:p>
        </w:tc>
        <w:tc>
          <w:tcPr>
            <w:tcW w:w="0" w:type="auto"/>
          </w:tcPr>
          <w:p w14:paraId="3CA7758F" w14:textId="77777777" w:rsidR="00B57B53" w:rsidRDefault="00B57B53"/>
        </w:tc>
        <w:tc>
          <w:tcPr>
            <w:tcW w:w="0" w:type="auto"/>
          </w:tcPr>
          <w:p w14:paraId="5B31743F" w14:textId="74C174B7" w:rsidR="00B57B53" w:rsidRDefault="00B57B53"/>
        </w:tc>
        <w:tc>
          <w:tcPr>
            <w:tcW w:w="0" w:type="auto"/>
          </w:tcPr>
          <w:p w14:paraId="52128264" w14:textId="7E723C7F" w:rsidR="00B57B53" w:rsidRDefault="00B57B53">
            <w:r>
              <w:t>Unauthorized</w:t>
            </w:r>
          </w:p>
        </w:tc>
        <w:tc>
          <w:tcPr>
            <w:tcW w:w="0" w:type="auto"/>
          </w:tcPr>
          <w:p w14:paraId="67550D26" w14:textId="77777777" w:rsidR="00B57B53" w:rsidRDefault="00B57B53"/>
        </w:tc>
        <w:tc>
          <w:tcPr>
            <w:tcW w:w="0" w:type="auto"/>
          </w:tcPr>
          <w:p w14:paraId="27004A22" w14:textId="77777777" w:rsidR="00B57B53" w:rsidRDefault="00B57B53"/>
        </w:tc>
        <w:tc>
          <w:tcPr>
            <w:tcW w:w="0" w:type="auto"/>
          </w:tcPr>
          <w:p w14:paraId="004483F0" w14:textId="77777777" w:rsidR="00B57B53" w:rsidRDefault="00B57B53"/>
        </w:tc>
      </w:tr>
      <w:tr w:rsidR="00B57B53" w14:paraId="7A400E8E" w14:textId="79F9A846" w:rsidTr="00B57B53">
        <w:trPr>
          <w:trHeight w:val="252"/>
        </w:trPr>
        <w:tc>
          <w:tcPr>
            <w:tcW w:w="0" w:type="auto"/>
          </w:tcPr>
          <w:p w14:paraId="2E22B70B" w14:textId="39AEF138" w:rsidR="00B57B53" w:rsidRDefault="00B57B53">
            <w:r>
              <w:t>403</w:t>
            </w:r>
          </w:p>
        </w:tc>
        <w:tc>
          <w:tcPr>
            <w:tcW w:w="0" w:type="auto"/>
          </w:tcPr>
          <w:p w14:paraId="09939B33" w14:textId="77777777" w:rsidR="00B57B53" w:rsidRDefault="00B57B53"/>
        </w:tc>
        <w:tc>
          <w:tcPr>
            <w:tcW w:w="0" w:type="auto"/>
          </w:tcPr>
          <w:p w14:paraId="0DDB4E66" w14:textId="2715C782" w:rsidR="00B57B53" w:rsidRDefault="00B57B53"/>
        </w:tc>
        <w:tc>
          <w:tcPr>
            <w:tcW w:w="0" w:type="auto"/>
          </w:tcPr>
          <w:p w14:paraId="04D4FECF" w14:textId="77128477" w:rsidR="00B57B53" w:rsidRDefault="00B57B53">
            <w:r>
              <w:t>Forbidden</w:t>
            </w:r>
          </w:p>
        </w:tc>
        <w:tc>
          <w:tcPr>
            <w:tcW w:w="0" w:type="auto"/>
          </w:tcPr>
          <w:p w14:paraId="4EEBB877" w14:textId="77777777" w:rsidR="00B57B53" w:rsidRDefault="00B57B53"/>
        </w:tc>
        <w:tc>
          <w:tcPr>
            <w:tcW w:w="0" w:type="auto"/>
          </w:tcPr>
          <w:p w14:paraId="7D20E94A" w14:textId="77777777" w:rsidR="00B57B53" w:rsidRDefault="00B57B53"/>
        </w:tc>
        <w:tc>
          <w:tcPr>
            <w:tcW w:w="0" w:type="auto"/>
          </w:tcPr>
          <w:p w14:paraId="79B9901E" w14:textId="77777777" w:rsidR="00B57B53" w:rsidRDefault="00B57B53"/>
        </w:tc>
      </w:tr>
      <w:tr w:rsidR="00B57B53" w14:paraId="783387B4" w14:textId="1FBE8DEA" w:rsidTr="00B57B53">
        <w:trPr>
          <w:trHeight w:val="252"/>
        </w:trPr>
        <w:tc>
          <w:tcPr>
            <w:tcW w:w="0" w:type="auto"/>
          </w:tcPr>
          <w:p w14:paraId="067B691B" w14:textId="7F4449A7" w:rsidR="00B57B53" w:rsidRDefault="00B57B53">
            <w:r>
              <w:t>404</w:t>
            </w:r>
          </w:p>
        </w:tc>
        <w:tc>
          <w:tcPr>
            <w:tcW w:w="0" w:type="auto"/>
          </w:tcPr>
          <w:p w14:paraId="4B0A2497" w14:textId="77777777" w:rsidR="00B57B53" w:rsidRDefault="00B57B53"/>
        </w:tc>
        <w:tc>
          <w:tcPr>
            <w:tcW w:w="0" w:type="auto"/>
          </w:tcPr>
          <w:p w14:paraId="083BC80F" w14:textId="3EBF46C1" w:rsidR="00B57B53" w:rsidRDefault="00B57B53"/>
        </w:tc>
        <w:tc>
          <w:tcPr>
            <w:tcW w:w="0" w:type="auto"/>
          </w:tcPr>
          <w:p w14:paraId="477BECAD" w14:textId="5F5B7102" w:rsidR="00B57B53" w:rsidRDefault="00B57B53">
            <w:r>
              <w:t>Not Found</w:t>
            </w:r>
          </w:p>
        </w:tc>
        <w:tc>
          <w:tcPr>
            <w:tcW w:w="0" w:type="auto"/>
          </w:tcPr>
          <w:p w14:paraId="72201290" w14:textId="77777777" w:rsidR="00B57B53" w:rsidRDefault="00B57B53"/>
        </w:tc>
        <w:tc>
          <w:tcPr>
            <w:tcW w:w="0" w:type="auto"/>
          </w:tcPr>
          <w:p w14:paraId="00733E2F" w14:textId="77777777" w:rsidR="00B57B53" w:rsidRDefault="00B57B53"/>
        </w:tc>
        <w:tc>
          <w:tcPr>
            <w:tcW w:w="0" w:type="auto"/>
          </w:tcPr>
          <w:p w14:paraId="6C5717B5" w14:textId="77777777" w:rsidR="00B57B53" w:rsidRDefault="00B57B53"/>
        </w:tc>
      </w:tr>
      <w:tr w:rsidR="00B57B53" w14:paraId="41542692" w14:textId="2972B5FE" w:rsidTr="00B57B53">
        <w:trPr>
          <w:trHeight w:val="264"/>
        </w:trPr>
        <w:tc>
          <w:tcPr>
            <w:tcW w:w="0" w:type="auto"/>
          </w:tcPr>
          <w:p w14:paraId="6BEA02F1" w14:textId="3674C36A" w:rsidR="00B57B53" w:rsidRDefault="00B57B53">
            <w:r>
              <w:t>500</w:t>
            </w:r>
          </w:p>
        </w:tc>
        <w:tc>
          <w:tcPr>
            <w:tcW w:w="0" w:type="auto"/>
          </w:tcPr>
          <w:p w14:paraId="08436E43" w14:textId="77777777" w:rsidR="00B57B53" w:rsidRDefault="00B57B53"/>
        </w:tc>
        <w:tc>
          <w:tcPr>
            <w:tcW w:w="0" w:type="auto"/>
          </w:tcPr>
          <w:p w14:paraId="55D91D95" w14:textId="63F6A5CC" w:rsidR="00B57B53" w:rsidRDefault="00B57B53"/>
        </w:tc>
        <w:tc>
          <w:tcPr>
            <w:tcW w:w="0" w:type="auto"/>
          </w:tcPr>
          <w:p w14:paraId="0B7FCFD0" w14:textId="433C96BA" w:rsidR="00B57B53" w:rsidRDefault="00B57B53">
            <w:r>
              <w:t>Server Error</w:t>
            </w:r>
          </w:p>
        </w:tc>
        <w:tc>
          <w:tcPr>
            <w:tcW w:w="0" w:type="auto"/>
          </w:tcPr>
          <w:p w14:paraId="55ADA88A" w14:textId="77777777" w:rsidR="00B57B53" w:rsidRDefault="00B57B53"/>
        </w:tc>
        <w:tc>
          <w:tcPr>
            <w:tcW w:w="0" w:type="auto"/>
          </w:tcPr>
          <w:p w14:paraId="5C19C5B8" w14:textId="77777777" w:rsidR="00B57B53" w:rsidRDefault="00B57B53"/>
        </w:tc>
        <w:tc>
          <w:tcPr>
            <w:tcW w:w="0" w:type="auto"/>
          </w:tcPr>
          <w:p w14:paraId="30BC983B" w14:textId="77777777" w:rsidR="00B57B53" w:rsidRDefault="00B57B53"/>
        </w:tc>
      </w:tr>
      <w:tr w:rsidR="00B57B53" w14:paraId="28D53D5B" w14:textId="55534812" w:rsidTr="00B57B53">
        <w:trPr>
          <w:trHeight w:val="252"/>
        </w:trPr>
        <w:tc>
          <w:tcPr>
            <w:tcW w:w="0" w:type="auto"/>
          </w:tcPr>
          <w:p w14:paraId="545877DE" w14:textId="433034A1" w:rsidR="00B57B53" w:rsidRDefault="00B57B53"/>
        </w:tc>
        <w:tc>
          <w:tcPr>
            <w:tcW w:w="0" w:type="auto"/>
          </w:tcPr>
          <w:p w14:paraId="493F7A92" w14:textId="77777777" w:rsidR="00B57B53" w:rsidRDefault="00B57B53"/>
        </w:tc>
        <w:tc>
          <w:tcPr>
            <w:tcW w:w="0" w:type="auto"/>
          </w:tcPr>
          <w:p w14:paraId="3BAB322B" w14:textId="58B23F9E" w:rsidR="00B57B53" w:rsidRDefault="00B57B53"/>
        </w:tc>
        <w:tc>
          <w:tcPr>
            <w:tcW w:w="0" w:type="auto"/>
          </w:tcPr>
          <w:p w14:paraId="60FB6EC4" w14:textId="00438740" w:rsidR="00B57B53" w:rsidRDefault="00B57B53"/>
        </w:tc>
        <w:tc>
          <w:tcPr>
            <w:tcW w:w="0" w:type="auto"/>
          </w:tcPr>
          <w:p w14:paraId="532D3DE5" w14:textId="77777777" w:rsidR="00B57B53" w:rsidRDefault="00B57B53"/>
        </w:tc>
        <w:tc>
          <w:tcPr>
            <w:tcW w:w="0" w:type="auto"/>
          </w:tcPr>
          <w:p w14:paraId="61252F51" w14:textId="77777777" w:rsidR="00B57B53" w:rsidRDefault="00B57B53"/>
        </w:tc>
        <w:tc>
          <w:tcPr>
            <w:tcW w:w="0" w:type="auto"/>
          </w:tcPr>
          <w:p w14:paraId="7700AB62" w14:textId="77777777" w:rsidR="00B57B53" w:rsidRDefault="00B57B53"/>
        </w:tc>
      </w:tr>
    </w:tbl>
    <w:p w14:paraId="799D10F6" w14:textId="55676D8D" w:rsidR="00B57B53" w:rsidRDefault="00B57B53" w:rsidP="00D02A8C">
      <w:pPr>
        <w:rPr>
          <w:color w:val="000000" w:themeColor="text1"/>
        </w:rPr>
      </w:pPr>
    </w:p>
    <w:p w14:paraId="3A7CC51A" w14:textId="5C08A3D7" w:rsidR="00522672" w:rsidRDefault="00522672" w:rsidP="00D02A8C">
      <w:pPr>
        <w:rPr>
          <w:color w:val="000000" w:themeColor="text1"/>
        </w:rPr>
      </w:pPr>
      <w:r w:rsidRPr="00522672">
        <w:rPr>
          <w:b/>
          <w:bCs/>
          <w:color w:val="000000" w:themeColor="text1"/>
        </w:rPr>
        <w:t>Requests</w:t>
      </w:r>
      <w:r>
        <w:rPr>
          <w:color w:val="000000" w:themeColor="text1"/>
        </w:rPr>
        <w:br/>
      </w:r>
      <w:r w:rsidRPr="00522672">
        <w:rPr>
          <w:b/>
          <w:bCs/>
          <w:color w:val="D60093"/>
        </w:rPr>
        <w:t>GET</w:t>
      </w:r>
      <w:r w:rsidRPr="00522672">
        <w:rPr>
          <w:color w:val="D60093"/>
        </w:rPr>
        <w:t xml:space="preserve"> </w:t>
      </w:r>
      <w:r>
        <w:rPr>
          <w:color w:val="000000" w:themeColor="text1"/>
        </w:rPr>
        <w:t>– GET request is used to retrieve a webpage or API response</w:t>
      </w:r>
      <w:r w:rsidR="00964671">
        <w:rPr>
          <w:color w:val="000000" w:themeColor="text1"/>
        </w:rPr>
        <w:br/>
        <w:t xml:space="preserve">Just like GET requests, we also have </w:t>
      </w:r>
      <w:r w:rsidR="00964671" w:rsidRPr="00964671">
        <w:rPr>
          <w:b/>
          <w:bCs/>
          <w:color w:val="D60093"/>
        </w:rPr>
        <w:t>POST</w:t>
      </w:r>
      <w:r w:rsidR="00964671">
        <w:rPr>
          <w:color w:val="000000" w:themeColor="text1"/>
        </w:rPr>
        <w:t xml:space="preserve">, </w:t>
      </w:r>
      <w:r w:rsidR="00964671" w:rsidRPr="00964671">
        <w:rPr>
          <w:b/>
          <w:bCs/>
          <w:color w:val="D60093"/>
        </w:rPr>
        <w:t>DELETE</w:t>
      </w:r>
      <w:r w:rsidR="00964671" w:rsidRPr="00964671">
        <w:rPr>
          <w:color w:val="D60093"/>
        </w:rPr>
        <w:t xml:space="preserve"> </w:t>
      </w:r>
      <w:r w:rsidR="00964671">
        <w:rPr>
          <w:color w:val="000000" w:themeColor="text1"/>
        </w:rPr>
        <w:t>&amp; other requests</w:t>
      </w:r>
      <w:r w:rsidR="00964671">
        <w:rPr>
          <w:color w:val="000000" w:themeColor="text1"/>
        </w:rPr>
        <w:br/>
        <w:t xml:space="preserve">We can also use </w:t>
      </w:r>
      <w:r w:rsidR="00964671" w:rsidRPr="00964671">
        <w:rPr>
          <w:color w:val="D60093"/>
          <w:highlight w:val="lightGray"/>
        </w:rPr>
        <w:t>try-except</w:t>
      </w:r>
      <w:r w:rsidR="00964671" w:rsidRPr="00964671">
        <w:rPr>
          <w:color w:val="D60093"/>
        </w:rPr>
        <w:t xml:space="preserve"> </w:t>
      </w:r>
      <w:r w:rsidR="00964671">
        <w:rPr>
          <w:color w:val="000000" w:themeColor="text1"/>
        </w:rPr>
        <w:t>blocks to handle exception(s) in our code</w:t>
      </w:r>
    </w:p>
    <w:p w14:paraId="6BD63657" w14:textId="5E822537" w:rsidR="00964671" w:rsidRDefault="00964671" w:rsidP="00D02A8C">
      <w:pPr>
        <w:rPr>
          <w:color w:val="000000" w:themeColor="text1"/>
        </w:rPr>
      </w:pPr>
      <w:r w:rsidRPr="00964671">
        <w:rPr>
          <w:b/>
          <w:bCs/>
          <w:color w:val="000000" w:themeColor="text1"/>
        </w:rPr>
        <w:t>Headers</w:t>
      </w:r>
      <w:r>
        <w:rPr>
          <w:color w:val="000000" w:themeColor="text1"/>
        </w:rPr>
        <w:br/>
        <w:t>Websites often except certain headers, like “User-Agent” that lets them know that the request is coming from real browser. This can help us avoid getting blocked when sending automated requests.</w:t>
      </w:r>
      <w:r>
        <w:rPr>
          <w:color w:val="000000" w:themeColor="text1"/>
        </w:rPr>
        <w:br/>
        <w:t xml:space="preserve">             headers = {</w:t>
      </w:r>
      <w:r>
        <w:rPr>
          <w:color w:val="000000" w:themeColor="text1"/>
        </w:rPr>
        <w:br/>
        <w:t xml:space="preserve">                </w:t>
      </w:r>
      <w:proofErr w:type="gramStart"/>
      <w:r>
        <w:rPr>
          <w:color w:val="000000" w:themeColor="text1"/>
        </w:rPr>
        <w:t xml:space="preserve">   “</w:t>
      </w:r>
      <w:proofErr w:type="gramEnd"/>
      <w:r>
        <w:rPr>
          <w:color w:val="000000" w:themeColor="text1"/>
        </w:rPr>
        <w:t>User-Agent”: “Mozilla/5.0”</w:t>
      </w:r>
      <w:r>
        <w:rPr>
          <w:color w:val="000000" w:themeColor="text1"/>
        </w:rPr>
        <w:br/>
        <w:t xml:space="preserve">           </w:t>
      </w:r>
      <w:proofErr w:type="gramStart"/>
      <w:r>
        <w:rPr>
          <w:color w:val="000000" w:themeColor="text1"/>
        </w:rPr>
        <w:t xml:space="preserve">  }</w:t>
      </w:r>
      <w:proofErr w:type="gramEnd"/>
      <w:r>
        <w:rPr>
          <w:color w:val="000000" w:themeColor="text1"/>
        </w:rPr>
        <w:br/>
        <w:t xml:space="preserve">             response = </w:t>
      </w:r>
      <w:proofErr w:type="spellStart"/>
      <w:proofErr w:type="gramStart"/>
      <w:r>
        <w:rPr>
          <w:color w:val="000000" w:themeColor="text1"/>
        </w:rPr>
        <w:t>requests.get</w:t>
      </w:r>
      <w:proofErr w:type="spellEnd"/>
      <w:r>
        <w:rPr>
          <w:color w:val="000000" w:themeColor="text1"/>
        </w:rPr>
        <w:t>(</w:t>
      </w:r>
      <w:proofErr w:type="gramEnd"/>
      <w:r>
        <w:fldChar w:fldCharType="begin"/>
      </w:r>
      <w:r>
        <w:instrText>HYPERLINK "https://example.com"</w:instrText>
      </w:r>
      <w:r>
        <w:fldChar w:fldCharType="separate"/>
      </w:r>
      <w:r w:rsidRPr="008753AC">
        <w:rPr>
          <w:rStyle w:val="Hyperlink"/>
        </w:rPr>
        <w:t>https://example.com</w:t>
      </w:r>
      <w:r>
        <w:fldChar w:fldCharType="end"/>
      </w:r>
      <w:r>
        <w:rPr>
          <w:color w:val="000000" w:themeColor="text1"/>
        </w:rPr>
        <w:t>, headers=headers)</w:t>
      </w:r>
      <w:r>
        <w:rPr>
          <w:color w:val="000000" w:themeColor="text1"/>
        </w:rPr>
        <w:br/>
        <w:t xml:space="preserve">             print(</w:t>
      </w:r>
      <w:proofErr w:type="spellStart"/>
      <w:r>
        <w:rPr>
          <w:color w:val="000000" w:themeColor="text1"/>
        </w:rPr>
        <w:t>response.text</w:t>
      </w:r>
      <w:proofErr w:type="spellEnd"/>
      <w:r>
        <w:rPr>
          <w:color w:val="000000" w:themeColor="text1"/>
        </w:rPr>
        <w:t>)</w:t>
      </w:r>
    </w:p>
    <w:p w14:paraId="779A53A4" w14:textId="20DF8C16" w:rsidR="00964671" w:rsidRDefault="00964671" w:rsidP="00D02A8C">
      <w:pPr>
        <w:rPr>
          <w:color w:val="000000" w:themeColor="text1"/>
        </w:rPr>
      </w:pPr>
      <w:r>
        <w:rPr>
          <w:color w:val="000000" w:themeColor="text1"/>
        </w:rPr>
        <w:t xml:space="preserve">We can also introduce delays using </w:t>
      </w:r>
      <w:proofErr w:type="spellStart"/>
      <w:proofErr w:type="gramStart"/>
      <w:r w:rsidRPr="00964671">
        <w:rPr>
          <w:color w:val="D60093"/>
          <w:highlight w:val="lightGray"/>
        </w:rPr>
        <w:t>time.sleep</w:t>
      </w:r>
      <w:proofErr w:type="spellEnd"/>
      <w:proofErr w:type="gramEnd"/>
      <w:r w:rsidRPr="00964671">
        <w:rPr>
          <w:color w:val="D60093"/>
          <w:highlight w:val="lightGray"/>
        </w:rPr>
        <w:t>()</w:t>
      </w:r>
      <w:r w:rsidRPr="00964671">
        <w:rPr>
          <w:color w:val="D60093"/>
        </w:rPr>
        <w:t xml:space="preserve"> </w:t>
      </w:r>
      <w:r>
        <w:rPr>
          <w:color w:val="000000" w:themeColor="text1"/>
        </w:rPr>
        <w:t>in scraping to avoid hitting servers too fast</w:t>
      </w:r>
    </w:p>
    <w:p w14:paraId="1D6A1F1D" w14:textId="5FBEFD5B" w:rsidR="00964671" w:rsidRDefault="00964671" w:rsidP="00D02A8C">
      <w:pPr>
        <w:rPr>
          <w:color w:val="000000" w:themeColor="text1"/>
        </w:rPr>
      </w:pPr>
      <w:proofErr w:type="spellStart"/>
      <w:r w:rsidRPr="00964671">
        <w:rPr>
          <w:b/>
          <w:bCs/>
          <w:color w:val="000000" w:themeColor="text1"/>
        </w:rPr>
        <w:t>BeautifulSoup</w:t>
      </w:r>
      <w:proofErr w:type="spellEnd"/>
      <w:r>
        <w:rPr>
          <w:b/>
          <w:bCs/>
          <w:color w:val="000000" w:themeColor="text1"/>
        </w:rPr>
        <w:br/>
      </w:r>
      <w:proofErr w:type="spellStart"/>
      <w:r>
        <w:rPr>
          <w:color w:val="000000" w:themeColor="text1"/>
        </w:rPr>
        <w:t>BeautifulSoup</w:t>
      </w:r>
      <w:proofErr w:type="spellEnd"/>
      <w:r>
        <w:rPr>
          <w:color w:val="000000" w:themeColor="text1"/>
        </w:rPr>
        <w:t xml:space="preserve"> (bs4) is a Python library used to parse HTML and XML documents. It helps you extract data from webpages after downloading them with requests.</w:t>
      </w:r>
      <w:r>
        <w:rPr>
          <w:color w:val="000000" w:themeColor="text1"/>
        </w:rPr>
        <w:br/>
        <w:t xml:space="preserve">It creates a </w:t>
      </w:r>
      <w:r w:rsidRPr="00964671">
        <w:rPr>
          <w:b/>
          <w:bCs/>
          <w:color w:val="000000" w:themeColor="text1"/>
        </w:rPr>
        <w:t>Parse tree</w:t>
      </w:r>
      <w:r>
        <w:rPr>
          <w:color w:val="000000" w:themeColor="text1"/>
        </w:rPr>
        <w:t xml:space="preserve"> from the data from which we can extract text, attributes, links, tables, etc.</w:t>
      </w:r>
      <w:r w:rsidR="00255611">
        <w:rPr>
          <w:color w:val="000000" w:themeColor="text1"/>
        </w:rPr>
        <w:br/>
        <w:t xml:space="preserve">Methods = </w:t>
      </w:r>
      <w:proofErr w:type="gramStart"/>
      <w:r w:rsidR="00255611">
        <w:rPr>
          <w:color w:val="000000" w:themeColor="text1"/>
        </w:rPr>
        <w:t>find(</w:t>
      </w:r>
      <w:proofErr w:type="gramEnd"/>
      <w:r w:rsidR="00255611">
        <w:rPr>
          <w:color w:val="000000" w:themeColor="text1"/>
        </w:rPr>
        <w:t xml:space="preserve">), </w:t>
      </w:r>
      <w:proofErr w:type="spellStart"/>
      <w:r w:rsidR="00255611">
        <w:rPr>
          <w:color w:val="000000" w:themeColor="text1"/>
        </w:rPr>
        <w:t>find_</w:t>
      </w:r>
      <w:proofErr w:type="gramStart"/>
      <w:r w:rsidR="00255611">
        <w:rPr>
          <w:color w:val="000000" w:themeColor="text1"/>
        </w:rPr>
        <w:t>all</w:t>
      </w:r>
      <w:proofErr w:type="spellEnd"/>
      <w:r w:rsidR="00255611">
        <w:rPr>
          <w:color w:val="000000" w:themeColor="text1"/>
        </w:rPr>
        <w:t>(</w:t>
      </w:r>
      <w:proofErr w:type="gramEnd"/>
      <w:r w:rsidR="00255611">
        <w:rPr>
          <w:color w:val="000000" w:themeColor="text1"/>
        </w:rPr>
        <w:t xml:space="preserve">), </w:t>
      </w:r>
      <w:proofErr w:type="spellStart"/>
      <w:r w:rsidR="00255611">
        <w:rPr>
          <w:color w:val="000000" w:themeColor="text1"/>
        </w:rPr>
        <w:t>find_</w:t>
      </w:r>
      <w:proofErr w:type="gramStart"/>
      <w:r w:rsidR="00255611">
        <w:rPr>
          <w:color w:val="000000" w:themeColor="text1"/>
        </w:rPr>
        <w:t>parent</w:t>
      </w:r>
      <w:proofErr w:type="spellEnd"/>
      <w:r w:rsidR="00255611">
        <w:rPr>
          <w:color w:val="000000" w:themeColor="text1"/>
        </w:rPr>
        <w:t>(</w:t>
      </w:r>
      <w:proofErr w:type="gramEnd"/>
      <w:r w:rsidR="00255611">
        <w:rPr>
          <w:color w:val="000000" w:themeColor="text1"/>
        </w:rPr>
        <w:t xml:space="preserve">), </w:t>
      </w:r>
      <w:proofErr w:type="spellStart"/>
      <w:r w:rsidR="00255611">
        <w:rPr>
          <w:color w:val="000000" w:themeColor="text1"/>
        </w:rPr>
        <w:t>find_</w:t>
      </w:r>
      <w:proofErr w:type="gramStart"/>
      <w:r w:rsidR="00255611">
        <w:rPr>
          <w:color w:val="000000" w:themeColor="text1"/>
        </w:rPr>
        <w:t>next</w:t>
      </w:r>
      <w:proofErr w:type="spellEnd"/>
      <w:r w:rsidR="00255611">
        <w:rPr>
          <w:color w:val="000000" w:themeColor="text1"/>
        </w:rPr>
        <w:t>(</w:t>
      </w:r>
      <w:proofErr w:type="gramEnd"/>
      <w:r w:rsidR="00255611">
        <w:rPr>
          <w:color w:val="000000" w:themeColor="text1"/>
        </w:rPr>
        <w:t xml:space="preserve">), </w:t>
      </w:r>
      <w:proofErr w:type="spellStart"/>
      <w:r w:rsidR="00255611">
        <w:rPr>
          <w:color w:val="000000" w:themeColor="text1"/>
        </w:rPr>
        <w:t>find_</w:t>
      </w:r>
      <w:proofErr w:type="gramStart"/>
      <w:r w:rsidR="00255611">
        <w:rPr>
          <w:color w:val="000000" w:themeColor="text1"/>
        </w:rPr>
        <w:t>previous</w:t>
      </w:r>
      <w:proofErr w:type="spellEnd"/>
      <w:r w:rsidR="00255611">
        <w:rPr>
          <w:color w:val="000000" w:themeColor="text1"/>
        </w:rPr>
        <w:t>(</w:t>
      </w:r>
      <w:proofErr w:type="gramEnd"/>
      <w:r w:rsidR="00255611">
        <w:rPr>
          <w:color w:val="000000" w:themeColor="text1"/>
        </w:rPr>
        <w:t>)</w:t>
      </w:r>
      <w:r w:rsidR="001F5600">
        <w:rPr>
          <w:color w:val="000000" w:themeColor="text1"/>
        </w:rPr>
        <w:br/>
        <w:t xml:space="preserve">                     </w:t>
      </w:r>
      <w:r w:rsidR="001F5600" w:rsidRPr="001F5600">
        <w:rPr>
          <w:color w:val="00B050"/>
        </w:rPr>
        <w:t xml:space="preserve">#css selectors </w:t>
      </w:r>
      <w:r w:rsidR="001F5600">
        <w:rPr>
          <w:color w:val="000000" w:themeColor="text1"/>
        </w:rPr>
        <w:t xml:space="preserve">– </w:t>
      </w:r>
      <w:proofErr w:type="gramStart"/>
      <w:r w:rsidR="001F5600">
        <w:rPr>
          <w:color w:val="000000" w:themeColor="text1"/>
        </w:rPr>
        <w:t>select(</w:t>
      </w:r>
      <w:proofErr w:type="gramEnd"/>
      <w:r w:rsidR="001F5600">
        <w:rPr>
          <w:color w:val="000000" w:themeColor="text1"/>
        </w:rPr>
        <w:t xml:space="preserve">), </w:t>
      </w:r>
      <w:proofErr w:type="spellStart"/>
      <w:r w:rsidR="001F5600">
        <w:rPr>
          <w:color w:val="000000" w:themeColor="text1"/>
        </w:rPr>
        <w:t>select_</w:t>
      </w:r>
      <w:proofErr w:type="gramStart"/>
      <w:r w:rsidR="001F5600">
        <w:rPr>
          <w:color w:val="000000" w:themeColor="text1"/>
        </w:rPr>
        <w:t>one</w:t>
      </w:r>
      <w:proofErr w:type="spellEnd"/>
      <w:r w:rsidR="001F5600">
        <w:rPr>
          <w:color w:val="000000" w:themeColor="text1"/>
        </w:rPr>
        <w:t>(</w:t>
      </w:r>
      <w:proofErr w:type="gramEnd"/>
      <w:r w:rsidR="001F5600">
        <w:rPr>
          <w:color w:val="000000" w:themeColor="text1"/>
        </w:rPr>
        <w:t xml:space="preserve">)               </w:t>
      </w:r>
      <w:r w:rsidR="001F5600" w:rsidRPr="001F5600">
        <w:rPr>
          <w:color w:val="00B050"/>
        </w:rPr>
        <w:t xml:space="preserve">#attributes </w:t>
      </w:r>
      <w:r w:rsidR="001F5600">
        <w:rPr>
          <w:color w:val="000000" w:themeColor="text1"/>
        </w:rPr>
        <w:t xml:space="preserve">– </w:t>
      </w:r>
      <w:proofErr w:type="gramStart"/>
      <w:r w:rsidR="001F5600">
        <w:rPr>
          <w:color w:val="000000" w:themeColor="text1"/>
        </w:rPr>
        <w:t>get(</w:t>
      </w:r>
      <w:proofErr w:type="gramEnd"/>
      <w:r w:rsidR="001F5600">
        <w:rPr>
          <w:color w:val="000000" w:themeColor="text1"/>
        </w:rPr>
        <w:t>)</w:t>
      </w:r>
      <w:proofErr w:type="gramStart"/>
      <w:r w:rsidR="001F5600">
        <w:rPr>
          <w:color w:val="000000" w:themeColor="text1"/>
        </w:rPr>
        <w:t>, .</w:t>
      </w:r>
      <w:proofErr w:type="spellStart"/>
      <w:r w:rsidR="001F5600">
        <w:rPr>
          <w:color w:val="000000" w:themeColor="text1"/>
        </w:rPr>
        <w:t>attrs</w:t>
      </w:r>
      <w:proofErr w:type="spellEnd"/>
      <w:proofErr w:type="gramEnd"/>
      <w:r w:rsidR="001F0F1C">
        <w:rPr>
          <w:color w:val="000000" w:themeColor="text1"/>
        </w:rPr>
        <w:br/>
        <w:t xml:space="preserve">Navigating DOM (Document Object Model) = parent, children, descendants, </w:t>
      </w:r>
      <w:proofErr w:type="spellStart"/>
      <w:r w:rsidR="001F0F1C">
        <w:rPr>
          <w:color w:val="000000" w:themeColor="text1"/>
        </w:rPr>
        <w:t>next_</w:t>
      </w:r>
      <w:proofErr w:type="gramStart"/>
      <w:r w:rsidR="001F0F1C">
        <w:rPr>
          <w:color w:val="000000" w:themeColor="text1"/>
        </w:rPr>
        <w:t>sibling</w:t>
      </w:r>
      <w:proofErr w:type="spellEnd"/>
      <w:r w:rsidR="001F0F1C">
        <w:rPr>
          <w:color w:val="000000" w:themeColor="text1"/>
        </w:rPr>
        <w:t>(</w:t>
      </w:r>
      <w:proofErr w:type="gramEnd"/>
      <w:r w:rsidR="001F0F1C">
        <w:rPr>
          <w:color w:val="000000" w:themeColor="text1"/>
        </w:rPr>
        <w:t xml:space="preserve">), </w:t>
      </w:r>
      <w:proofErr w:type="spellStart"/>
      <w:r w:rsidR="001F0F1C">
        <w:rPr>
          <w:color w:val="000000" w:themeColor="text1"/>
        </w:rPr>
        <w:t>previous_</w:t>
      </w:r>
      <w:proofErr w:type="gramStart"/>
      <w:r w:rsidR="001F0F1C">
        <w:rPr>
          <w:color w:val="000000" w:themeColor="text1"/>
        </w:rPr>
        <w:t>sibling</w:t>
      </w:r>
      <w:proofErr w:type="spellEnd"/>
      <w:r w:rsidR="001F0F1C">
        <w:rPr>
          <w:color w:val="000000" w:themeColor="text1"/>
        </w:rPr>
        <w:t>(</w:t>
      </w:r>
      <w:proofErr w:type="gramEnd"/>
      <w:r w:rsidR="001F0F1C">
        <w:rPr>
          <w:color w:val="000000" w:themeColor="text1"/>
        </w:rPr>
        <w:t>)</w:t>
      </w:r>
    </w:p>
    <w:p w14:paraId="2D2C46EE" w14:textId="77777777" w:rsidR="00033091" w:rsidRDefault="00033091" w:rsidP="00D02A8C">
      <w:pPr>
        <w:rPr>
          <w:color w:val="000000" w:themeColor="text1"/>
        </w:rPr>
      </w:pPr>
    </w:p>
    <w:p w14:paraId="10DE045B" w14:textId="5085D7D8" w:rsidR="00033091" w:rsidRDefault="00033091" w:rsidP="00D02A8C">
      <w:pPr>
        <w:rPr>
          <w:b/>
          <w:bCs/>
          <w:color w:val="000000" w:themeColor="text1"/>
          <w:sz w:val="28"/>
          <w:szCs w:val="28"/>
        </w:rPr>
      </w:pPr>
      <w:r w:rsidRPr="00033091">
        <w:rPr>
          <w:b/>
          <w:bCs/>
          <w:color w:val="000000" w:themeColor="text1"/>
          <w:sz w:val="28"/>
          <w:szCs w:val="28"/>
        </w:rPr>
        <w:t>DATA VISUALIZATION</w:t>
      </w:r>
    </w:p>
    <w:p w14:paraId="139DEFF1" w14:textId="53FAEE85" w:rsidR="00033091" w:rsidRDefault="00033091" w:rsidP="00033091">
      <w:pPr>
        <w:rPr>
          <w:color w:val="000000" w:themeColor="text1"/>
        </w:rPr>
      </w:pPr>
      <w:proofErr w:type="gramStart"/>
      <w:r w:rsidRPr="00033091">
        <w:rPr>
          <w:color w:val="000000" w:themeColor="text1"/>
        </w:rPr>
        <w:t>E</w:t>
      </w:r>
      <w:r>
        <w:rPr>
          <w:color w:val="000000" w:themeColor="text1"/>
        </w:rPr>
        <w:t>DA  |</w:t>
      </w:r>
      <w:proofErr w:type="gramEnd"/>
      <w:r>
        <w:rPr>
          <w:color w:val="000000" w:themeColor="text1"/>
        </w:rPr>
        <w:t xml:space="preserve">  Model </w:t>
      </w:r>
      <w:proofErr w:type="gramStart"/>
      <w:r>
        <w:rPr>
          <w:color w:val="000000" w:themeColor="text1"/>
        </w:rPr>
        <w:t>evaluation  |</w:t>
      </w:r>
      <w:proofErr w:type="gramEnd"/>
      <w:r>
        <w:rPr>
          <w:color w:val="000000" w:themeColor="text1"/>
        </w:rPr>
        <w:t xml:space="preserve">  </w:t>
      </w:r>
      <w:proofErr w:type="gramStart"/>
      <w:r>
        <w:rPr>
          <w:color w:val="000000" w:themeColor="text1"/>
        </w:rPr>
        <w:t>Communicate  |</w:t>
      </w:r>
      <w:proofErr w:type="gramEnd"/>
      <w:r>
        <w:rPr>
          <w:color w:val="000000" w:themeColor="text1"/>
        </w:rPr>
        <w:t xml:space="preserve">  Business/research</w:t>
      </w:r>
    </w:p>
    <w:p w14:paraId="189FA81C" w14:textId="55520BF0" w:rsidR="00033091" w:rsidRDefault="00033091" w:rsidP="00033091">
      <w:pPr>
        <w:rPr>
          <w:color w:val="000000" w:themeColor="text1"/>
        </w:rPr>
      </w:pPr>
      <w:r>
        <w:rPr>
          <w:color w:val="000000" w:themeColor="text1"/>
        </w:rPr>
        <w:t>How to Plot? Charts/plots, line plot, pie chart, histograms, scatter plots</w:t>
      </w:r>
    </w:p>
    <w:p w14:paraId="3073349B" w14:textId="29C9E788" w:rsidR="003272D3" w:rsidRDefault="003272D3" w:rsidP="00033091">
      <w:pPr>
        <w:rPr>
          <w:color w:val="000000" w:themeColor="text1"/>
        </w:rPr>
      </w:pPr>
      <w:r w:rsidRPr="003272D3">
        <w:rPr>
          <w:b/>
          <w:bCs/>
          <w:color w:val="000000" w:themeColor="text1"/>
        </w:rPr>
        <w:t>Matplotlib</w:t>
      </w:r>
      <w:r>
        <w:rPr>
          <w:b/>
          <w:bCs/>
          <w:color w:val="000000" w:themeColor="text1"/>
        </w:rPr>
        <w:br/>
      </w:r>
      <w:r w:rsidRPr="003272D3">
        <w:rPr>
          <w:color w:val="000000" w:themeColor="text1"/>
        </w:rPr>
        <w:t>li</w:t>
      </w:r>
      <w:r>
        <w:rPr>
          <w:color w:val="000000" w:themeColor="text1"/>
        </w:rPr>
        <w:t>brary for creating static, animated &amp; interactive visualizations</w:t>
      </w:r>
      <w:r>
        <w:rPr>
          <w:color w:val="000000" w:themeColor="text1"/>
        </w:rPr>
        <w:br/>
        <w:t xml:space="preserve">                         </w:t>
      </w:r>
      <w:r w:rsidRPr="003272D3">
        <w:rPr>
          <w:b/>
          <w:bCs/>
          <w:color w:val="FF00FF"/>
        </w:rPr>
        <w:t>import</w:t>
      </w:r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matplotlib.pyplot</w:t>
      </w:r>
      <w:proofErr w:type="spellEnd"/>
      <w:proofErr w:type="gramEnd"/>
      <w:r>
        <w:rPr>
          <w:color w:val="000000" w:themeColor="text1"/>
        </w:rPr>
        <w:t xml:space="preserve"> </w:t>
      </w:r>
      <w:r w:rsidRPr="003272D3">
        <w:rPr>
          <w:b/>
          <w:bCs/>
          <w:color w:val="00B050"/>
        </w:rPr>
        <w:t>as</w:t>
      </w:r>
      <w:r w:rsidRPr="003272D3">
        <w:rPr>
          <w:color w:val="00B050"/>
        </w:rPr>
        <w:t xml:space="preserve"> </w:t>
      </w:r>
      <w:proofErr w:type="spellStart"/>
      <w:r>
        <w:rPr>
          <w:color w:val="000000" w:themeColor="text1"/>
        </w:rPr>
        <w:t>plt</w:t>
      </w:r>
      <w:proofErr w:type="spellEnd"/>
      <w:r w:rsidR="00751C21">
        <w:rPr>
          <w:color w:val="000000" w:themeColor="text1"/>
        </w:rPr>
        <w:br/>
      </w:r>
      <w:proofErr w:type="gramStart"/>
      <w:r w:rsidR="00751C21">
        <w:rPr>
          <w:color w:val="000000" w:themeColor="text1"/>
        </w:rPr>
        <w:t>title(</w:t>
      </w:r>
      <w:proofErr w:type="gramEnd"/>
      <w:r w:rsidR="00751C21">
        <w:rPr>
          <w:color w:val="000000" w:themeColor="text1"/>
        </w:rPr>
        <w:t xml:space="preserve">), </w:t>
      </w:r>
      <w:proofErr w:type="spellStart"/>
      <w:proofErr w:type="gramStart"/>
      <w:r w:rsidR="00751C21">
        <w:rPr>
          <w:color w:val="000000" w:themeColor="text1"/>
        </w:rPr>
        <w:t>xlabel</w:t>
      </w:r>
      <w:proofErr w:type="spellEnd"/>
      <w:r w:rsidR="00751C21">
        <w:rPr>
          <w:color w:val="000000" w:themeColor="text1"/>
        </w:rPr>
        <w:t>(</w:t>
      </w:r>
      <w:proofErr w:type="gramEnd"/>
      <w:r w:rsidR="00751C21">
        <w:rPr>
          <w:color w:val="000000" w:themeColor="text1"/>
        </w:rPr>
        <w:t xml:space="preserve">), </w:t>
      </w:r>
      <w:proofErr w:type="spellStart"/>
      <w:proofErr w:type="gramStart"/>
      <w:r w:rsidR="00751C21">
        <w:rPr>
          <w:color w:val="000000" w:themeColor="text1"/>
        </w:rPr>
        <w:t>ylabel</w:t>
      </w:r>
      <w:proofErr w:type="spellEnd"/>
      <w:r w:rsidR="00751C21">
        <w:rPr>
          <w:color w:val="000000" w:themeColor="text1"/>
        </w:rPr>
        <w:t>(</w:t>
      </w:r>
      <w:proofErr w:type="gramEnd"/>
      <w:r w:rsidR="00751C21">
        <w:rPr>
          <w:color w:val="000000" w:themeColor="text1"/>
        </w:rPr>
        <w:t xml:space="preserve">), </w:t>
      </w:r>
      <w:proofErr w:type="gramStart"/>
      <w:r w:rsidR="00751C21">
        <w:rPr>
          <w:color w:val="000000" w:themeColor="text1"/>
        </w:rPr>
        <w:t>legend(</w:t>
      </w:r>
      <w:proofErr w:type="gramEnd"/>
      <w:r w:rsidR="00751C21">
        <w:rPr>
          <w:color w:val="000000" w:themeColor="text1"/>
        </w:rPr>
        <w:t>)</w:t>
      </w:r>
      <w:r w:rsidR="009A3902">
        <w:rPr>
          <w:color w:val="000000" w:themeColor="text1"/>
        </w:rPr>
        <w:br/>
      </w:r>
      <w:r w:rsidR="009A3902" w:rsidRPr="009A3902">
        <w:rPr>
          <w:b/>
          <w:bCs/>
          <w:color w:val="000000" w:themeColor="text1"/>
        </w:rPr>
        <w:t>Format Strings</w:t>
      </w:r>
      <w:r w:rsidR="009A3902">
        <w:rPr>
          <w:color w:val="000000" w:themeColor="text1"/>
        </w:rPr>
        <w:t xml:space="preserve"> – A format string consists of a part for </w:t>
      </w:r>
      <w:proofErr w:type="spellStart"/>
      <w:r w:rsidR="009A3902">
        <w:rPr>
          <w:color w:val="000000" w:themeColor="text1"/>
        </w:rPr>
        <w:t>color</w:t>
      </w:r>
      <w:proofErr w:type="spellEnd"/>
      <w:r w:rsidR="009A3902">
        <w:rPr>
          <w:color w:val="000000" w:themeColor="text1"/>
        </w:rPr>
        <w:t>, marker and line:</w:t>
      </w:r>
      <w:r w:rsidR="009A3902">
        <w:rPr>
          <w:color w:val="000000" w:themeColor="text1"/>
        </w:rPr>
        <w:br/>
        <w:t xml:space="preserve">                            </w:t>
      </w:r>
      <w:proofErr w:type="spellStart"/>
      <w:r w:rsidR="009A3902">
        <w:rPr>
          <w:color w:val="000000" w:themeColor="text1"/>
        </w:rPr>
        <w:t>fmt</w:t>
      </w:r>
      <w:proofErr w:type="spellEnd"/>
      <w:r w:rsidR="009A3902">
        <w:rPr>
          <w:color w:val="000000" w:themeColor="text1"/>
        </w:rPr>
        <w:t xml:space="preserve"> = ‘[marker][line][</w:t>
      </w:r>
      <w:proofErr w:type="spellStart"/>
      <w:r w:rsidR="009A3902">
        <w:rPr>
          <w:color w:val="000000" w:themeColor="text1"/>
        </w:rPr>
        <w:t>color</w:t>
      </w:r>
      <w:proofErr w:type="spellEnd"/>
      <w:r w:rsidR="009A3902">
        <w:rPr>
          <w:color w:val="000000" w:themeColor="text1"/>
        </w:rPr>
        <w:t>]’</w:t>
      </w:r>
      <w:r w:rsidR="009A3902">
        <w:rPr>
          <w:color w:val="000000" w:themeColor="text1"/>
        </w:rPr>
        <w:br/>
        <w:t xml:space="preserve">    </w:t>
      </w:r>
      <w:proofErr w:type="spellStart"/>
      <w:r w:rsidR="009A3902">
        <w:rPr>
          <w:color w:val="000000" w:themeColor="text1"/>
        </w:rPr>
        <w:t>color</w:t>
      </w:r>
      <w:proofErr w:type="spellEnd"/>
      <w:r w:rsidR="009A3902">
        <w:rPr>
          <w:color w:val="000000" w:themeColor="text1"/>
        </w:rPr>
        <w:t xml:space="preserve">, marker, </w:t>
      </w:r>
      <w:proofErr w:type="spellStart"/>
      <w:r w:rsidR="009A3902">
        <w:rPr>
          <w:color w:val="000000" w:themeColor="text1"/>
        </w:rPr>
        <w:t>linestyle</w:t>
      </w:r>
      <w:proofErr w:type="spellEnd"/>
      <w:r w:rsidR="009A3902">
        <w:rPr>
          <w:color w:val="000000" w:themeColor="text1"/>
        </w:rPr>
        <w:t xml:space="preserve">, line </w:t>
      </w:r>
      <w:proofErr w:type="spellStart"/>
      <w:r w:rsidR="009A3902">
        <w:rPr>
          <w:color w:val="000000" w:themeColor="text1"/>
        </w:rPr>
        <w:t>width</w:t>
      </w:r>
      <w:proofErr w:type="spellEnd"/>
      <w:r w:rsidR="00366BE8">
        <w:rPr>
          <w:color w:val="000000" w:themeColor="text1"/>
        </w:rPr>
        <w:br/>
      </w:r>
      <w:r w:rsidR="00366BE8">
        <w:rPr>
          <w:color w:val="000000" w:themeColor="text1"/>
        </w:rPr>
        <w:br/>
        <w:t xml:space="preserve">Other </w:t>
      </w:r>
      <w:r w:rsidR="00366BE8" w:rsidRPr="00366BE8">
        <w:rPr>
          <w:b/>
          <w:bCs/>
          <w:color w:val="000000" w:themeColor="text1"/>
        </w:rPr>
        <w:t>Methods</w:t>
      </w:r>
      <w:r w:rsidR="00366BE8">
        <w:rPr>
          <w:color w:val="000000" w:themeColor="text1"/>
        </w:rPr>
        <w:t xml:space="preserve"> &amp; </w:t>
      </w:r>
      <w:r w:rsidR="00366BE8" w:rsidRPr="00366BE8">
        <w:rPr>
          <w:b/>
          <w:bCs/>
          <w:color w:val="000000" w:themeColor="text1"/>
        </w:rPr>
        <w:t>Attributes</w:t>
      </w:r>
      <w:r w:rsidR="00366BE8">
        <w:rPr>
          <w:color w:val="000000" w:themeColor="text1"/>
        </w:rPr>
        <w:t>:</w:t>
      </w:r>
      <w:r w:rsidR="00366BE8">
        <w:rPr>
          <w:color w:val="000000" w:themeColor="text1"/>
        </w:rPr>
        <w:br/>
        <w:t xml:space="preserve">    </w:t>
      </w:r>
      <w:proofErr w:type="spellStart"/>
      <w:proofErr w:type="gramStart"/>
      <w:r w:rsidR="00366BE8">
        <w:rPr>
          <w:color w:val="000000" w:themeColor="text1"/>
        </w:rPr>
        <w:t>style.available</w:t>
      </w:r>
      <w:proofErr w:type="spellEnd"/>
      <w:proofErr w:type="gramEnd"/>
      <w:r w:rsidR="00366BE8">
        <w:rPr>
          <w:color w:val="000000" w:themeColor="text1"/>
        </w:rPr>
        <w:t xml:space="preserve">, </w:t>
      </w:r>
      <w:proofErr w:type="spellStart"/>
      <w:r w:rsidR="00366BE8">
        <w:rPr>
          <w:color w:val="000000" w:themeColor="text1"/>
        </w:rPr>
        <w:t>style.</w:t>
      </w:r>
      <w:proofErr w:type="gramStart"/>
      <w:r w:rsidR="00366BE8">
        <w:rPr>
          <w:color w:val="000000" w:themeColor="text1"/>
        </w:rPr>
        <w:t>user</w:t>
      </w:r>
      <w:proofErr w:type="spellEnd"/>
      <w:r w:rsidR="00366BE8">
        <w:rPr>
          <w:color w:val="000000" w:themeColor="text1"/>
        </w:rPr>
        <w:t>(</w:t>
      </w:r>
      <w:proofErr w:type="gramEnd"/>
      <w:r w:rsidR="00366BE8">
        <w:rPr>
          <w:color w:val="000000" w:themeColor="text1"/>
        </w:rPr>
        <w:t xml:space="preserve">), </w:t>
      </w:r>
      <w:proofErr w:type="gramStart"/>
      <w:r w:rsidR="00366BE8">
        <w:rPr>
          <w:color w:val="000000" w:themeColor="text1"/>
        </w:rPr>
        <w:t>grid(</w:t>
      </w:r>
      <w:proofErr w:type="gramEnd"/>
      <w:r w:rsidR="00366BE8">
        <w:rPr>
          <w:color w:val="000000" w:themeColor="text1"/>
        </w:rPr>
        <w:t xml:space="preserve">), </w:t>
      </w:r>
      <w:proofErr w:type="spellStart"/>
      <w:r w:rsidR="00366BE8">
        <w:rPr>
          <w:color w:val="000000" w:themeColor="text1"/>
        </w:rPr>
        <w:t>tight_</w:t>
      </w:r>
      <w:proofErr w:type="gramStart"/>
      <w:r w:rsidR="00366BE8">
        <w:rPr>
          <w:color w:val="000000" w:themeColor="text1"/>
        </w:rPr>
        <w:t>layout</w:t>
      </w:r>
      <w:proofErr w:type="spellEnd"/>
      <w:r w:rsidR="00366BE8">
        <w:rPr>
          <w:color w:val="000000" w:themeColor="text1"/>
        </w:rPr>
        <w:t>(</w:t>
      </w:r>
      <w:proofErr w:type="gramEnd"/>
      <w:r w:rsidR="00366BE8">
        <w:rPr>
          <w:color w:val="000000" w:themeColor="text1"/>
        </w:rPr>
        <w:t xml:space="preserve">), </w:t>
      </w:r>
      <w:proofErr w:type="spellStart"/>
      <w:r w:rsidR="00366BE8">
        <w:rPr>
          <w:color w:val="000000" w:themeColor="text1"/>
        </w:rPr>
        <w:t>savefig</w:t>
      </w:r>
      <w:proofErr w:type="spellEnd"/>
      <w:r w:rsidR="00366BE8">
        <w:rPr>
          <w:color w:val="000000" w:themeColor="text1"/>
        </w:rPr>
        <w:t>(“abc.png”)</w:t>
      </w:r>
    </w:p>
    <w:p w14:paraId="1278F8BA" w14:textId="0C5C011E" w:rsidR="0037612B" w:rsidRDefault="0037612B" w:rsidP="00033091">
      <w:pPr>
        <w:rPr>
          <w:color w:val="000000" w:themeColor="text1"/>
        </w:rPr>
      </w:pPr>
      <w:r w:rsidRPr="0037612B">
        <w:rPr>
          <w:b/>
          <w:bCs/>
          <w:color w:val="000000" w:themeColor="text1"/>
        </w:rPr>
        <w:t>Plot Methods</w:t>
      </w:r>
      <w:r>
        <w:rPr>
          <w:color w:val="000000" w:themeColor="text1"/>
        </w:rPr>
        <w:t>:</w:t>
      </w:r>
      <w:r>
        <w:rPr>
          <w:color w:val="000000" w:themeColor="text1"/>
        </w:rPr>
        <w:br/>
        <w:t xml:space="preserve">  1. </w:t>
      </w:r>
      <w:proofErr w:type="spellStart"/>
      <w:proofErr w:type="gramStart"/>
      <w:r>
        <w:rPr>
          <w:color w:val="000000" w:themeColor="text1"/>
        </w:rPr>
        <w:t>plt.plot</w:t>
      </w:r>
      <w:proofErr w:type="spellEnd"/>
      <w:proofErr w:type="gramEnd"/>
      <w:r>
        <w:rPr>
          <w:color w:val="000000" w:themeColor="text1"/>
        </w:rPr>
        <w:t>(x, y) – Line plot</w:t>
      </w:r>
      <w:r>
        <w:rPr>
          <w:color w:val="000000" w:themeColor="text1"/>
        </w:rPr>
        <w:br/>
        <w:t xml:space="preserve">  2. </w:t>
      </w:r>
      <w:proofErr w:type="spellStart"/>
      <w:proofErr w:type="gramStart"/>
      <w:r>
        <w:rPr>
          <w:color w:val="000000" w:themeColor="text1"/>
        </w:rPr>
        <w:t>plt.bar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x, height) – Vertical bar chart</w:t>
      </w:r>
      <w:r>
        <w:rPr>
          <w:color w:val="000000" w:themeColor="text1"/>
        </w:rPr>
        <w:br/>
        <w:t xml:space="preserve">  3. </w:t>
      </w:r>
      <w:proofErr w:type="spellStart"/>
      <w:proofErr w:type="gramStart"/>
      <w:r>
        <w:rPr>
          <w:color w:val="000000" w:themeColor="text1"/>
        </w:rPr>
        <w:t>plt.barh</w:t>
      </w:r>
      <w:proofErr w:type="spellEnd"/>
      <w:proofErr w:type="gramEnd"/>
      <w:r>
        <w:rPr>
          <w:color w:val="000000" w:themeColor="text1"/>
        </w:rPr>
        <w:t>(y, width) – Horizontal bar chart</w:t>
      </w:r>
      <w:r>
        <w:rPr>
          <w:color w:val="000000" w:themeColor="text1"/>
        </w:rPr>
        <w:br/>
        <w:t xml:space="preserve">  4. </w:t>
      </w:r>
      <w:proofErr w:type="spellStart"/>
      <w:proofErr w:type="gramStart"/>
      <w:r>
        <w:rPr>
          <w:color w:val="000000" w:themeColor="text1"/>
        </w:rPr>
        <w:t>plt.scatter</w:t>
      </w:r>
      <w:proofErr w:type="spellEnd"/>
      <w:proofErr w:type="gramEnd"/>
      <w:r>
        <w:rPr>
          <w:color w:val="000000" w:themeColor="text1"/>
        </w:rPr>
        <w:t>(</w:t>
      </w:r>
      <w:proofErr w:type="spellStart"/>
      <w:proofErr w:type="gramStart"/>
      <w:r>
        <w:rPr>
          <w:color w:val="000000" w:themeColor="text1"/>
        </w:rPr>
        <w:t>x,y</w:t>
      </w:r>
      <w:proofErr w:type="spellEnd"/>
      <w:proofErr w:type="gramEnd"/>
      <w:r>
        <w:rPr>
          <w:color w:val="000000" w:themeColor="text1"/>
        </w:rPr>
        <w:t>) – Scatter plot</w:t>
      </w:r>
      <w:r>
        <w:rPr>
          <w:color w:val="000000" w:themeColor="text1"/>
        </w:rPr>
        <w:br/>
        <w:t xml:space="preserve">  5. </w:t>
      </w:r>
      <w:proofErr w:type="spellStart"/>
      <w:r>
        <w:rPr>
          <w:color w:val="000000" w:themeColor="text1"/>
        </w:rPr>
        <w:t>plt.pie</w:t>
      </w:r>
      <w:proofErr w:type="spellEnd"/>
      <w:r>
        <w:rPr>
          <w:color w:val="000000" w:themeColor="text1"/>
        </w:rPr>
        <w:t>(data) – Pie chart</w:t>
      </w:r>
      <w:r>
        <w:rPr>
          <w:color w:val="000000" w:themeColor="text1"/>
        </w:rPr>
        <w:br/>
        <w:t xml:space="preserve">  6. </w:t>
      </w:r>
      <w:proofErr w:type="spellStart"/>
      <w:proofErr w:type="gramStart"/>
      <w:r>
        <w:rPr>
          <w:color w:val="000000" w:themeColor="text1"/>
        </w:rPr>
        <w:t>plt.hist</w:t>
      </w:r>
      <w:proofErr w:type="spellEnd"/>
      <w:proofErr w:type="gramEnd"/>
      <w:r>
        <w:rPr>
          <w:color w:val="000000" w:themeColor="text1"/>
        </w:rPr>
        <w:t>(data, bins) – Histogram</w:t>
      </w:r>
      <w:r>
        <w:rPr>
          <w:color w:val="000000" w:themeColor="text1"/>
        </w:rPr>
        <w:br/>
        <w:t xml:space="preserve">  7. </w:t>
      </w:r>
      <w:proofErr w:type="spellStart"/>
      <w:proofErr w:type="gramStart"/>
      <w:r>
        <w:rPr>
          <w:color w:val="000000" w:themeColor="text1"/>
        </w:rPr>
        <w:t>plt.boxplot</w:t>
      </w:r>
      <w:proofErr w:type="spellEnd"/>
      <w:proofErr w:type="gramEnd"/>
      <w:r>
        <w:rPr>
          <w:color w:val="000000" w:themeColor="text1"/>
        </w:rPr>
        <w:t>(data) – Box plot</w:t>
      </w:r>
    </w:p>
    <w:p w14:paraId="135D4CD5" w14:textId="63A5F597" w:rsidR="008C486C" w:rsidRDefault="008C486C" w:rsidP="00033091">
      <w:pPr>
        <w:rPr>
          <w:color w:val="000000" w:themeColor="text1"/>
        </w:rPr>
      </w:pPr>
      <w:r w:rsidRPr="005424CF">
        <w:rPr>
          <w:b/>
          <w:bCs/>
          <w:color w:val="000000" w:themeColor="text1"/>
        </w:rPr>
        <w:t>Bar Charts</w:t>
      </w:r>
      <w:r>
        <w:rPr>
          <w:color w:val="000000" w:themeColor="text1"/>
        </w:rPr>
        <w:t>:</w:t>
      </w:r>
      <w:r w:rsidR="005424CF">
        <w:rPr>
          <w:color w:val="000000" w:themeColor="text1"/>
        </w:rPr>
        <w:t xml:space="preserve"> </w:t>
      </w:r>
      <w:r>
        <w:rPr>
          <w:color w:val="000000" w:themeColor="text1"/>
        </w:rPr>
        <w:t>A bar plot (or bar chart) is a graph that displays categorical data using rectangular bars.</w:t>
      </w:r>
      <w:r>
        <w:rPr>
          <w:color w:val="000000" w:themeColor="text1"/>
        </w:rPr>
        <w:br/>
        <w:t>Each bar’s height (or length, in horizontal bars) represents a value.</w:t>
      </w:r>
    </w:p>
    <w:p w14:paraId="4AEA7B1A" w14:textId="3B249E70" w:rsidR="005424CF" w:rsidRDefault="005424CF" w:rsidP="00033091">
      <w:pPr>
        <w:rPr>
          <w:color w:val="000000" w:themeColor="text1"/>
        </w:rPr>
      </w:pPr>
      <w:r w:rsidRPr="005424CF">
        <w:rPr>
          <w:b/>
          <w:bCs/>
          <w:color w:val="000000" w:themeColor="text1"/>
        </w:rPr>
        <w:t>Scatter Plots</w:t>
      </w:r>
      <w:r>
        <w:rPr>
          <w:color w:val="000000" w:themeColor="text1"/>
        </w:rPr>
        <w:t>: A scatter plot shows the relationship between two variables by plotting points on a 2D plane.</w:t>
      </w:r>
      <w:r w:rsidR="00D869CD">
        <w:rPr>
          <w:color w:val="000000" w:themeColor="text1"/>
        </w:rPr>
        <w:t xml:space="preserve"> [Customizations = </w:t>
      </w:r>
      <w:proofErr w:type="spellStart"/>
      <w:r w:rsidR="00D869CD">
        <w:rPr>
          <w:color w:val="000000" w:themeColor="text1"/>
        </w:rPr>
        <w:t>Color</w:t>
      </w:r>
      <w:proofErr w:type="spellEnd"/>
      <w:r w:rsidR="00D869CD">
        <w:rPr>
          <w:color w:val="000000" w:themeColor="text1"/>
        </w:rPr>
        <w:t>, Size, Marker, Transparency, Colormap]</w:t>
      </w:r>
      <w:r w:rsidR="005577D2">
        <w:rPr>
          <w:color w:val="000000" w:themeColor="text1"/>
        </w:rPr>
        <w:br/>
        <w:t xml:space="preserve">Annotations = </w:t>
      </w:r>
      <w:proofErr w:type="spellStart"/>
      <w:proofErr w:type="gramStart"/>
      <w:r w:rsidR="005577D2">
        <w:rPr>
          <w:color w:val="000000" w:themeColor="text1"/>
        </w:rPr>
        <w:t>plt.annotate</w:t>
      </w:r>
      <w:proofErr w:type="spellEnd"/>
      <w:proofErr w:type="gramEnd"/>
      <w:r w:rsidR="005577D2">
        <w:rPr>
          <w:color w:val="000000" w:themeColor="text1"/>
        </w:rPr>
        <w:t xml:space="preserve">(“text”, </w:t>
      </w:r>
      <w:proofErr w:type="spellStart"/>
      <w:r w:rsidR="005577D2">
        <w:rPr>
          <w:color w:val="000000" w:themeColor="text1"/>
        </w:rPr>
        <w:t>xy</w:t>
      </w:r>
      <w:proofErr w:type="spellEnd"/>
      <w:proofErr w:type="gramStart"/>
      <w:r w:rsidR="005577D2">
        <w:rPr>
          <w:color w:val="000000" w:themeColor="text1"/>
        </w:rPr>
        <w:t>=(</w:t>
      </w:r>
      <w:proofErr w:type="spellStart"/>
      <w:proofErr w:type="gramEnd"/>
      <w:r w:rsidR="005577D2">
        <w:rPr>
          <w:color w:val="000000" w:themeColor="text1"/>
        </w:rPr>
        <w:t>x_point</w:t>
      </w:r>
      <w:proofErr w:type="spellEnd"/>
      <w:r w:rsidR="005577D2">
        <w:rPr>
          <w:color w:val="000000" w:themeColor="text1"/>
        </w:rPr>
        <w:t xml:space="preserve">, </w:t>
      </w:r>
      <w:proofErr w:type="spellStart"/>
      <w:r w:rsidR="005577D2">
        <w:rPr>
          <w:color w:val="000000" w:themeColor="text1"/>
        </w:rPr>
        <w:t>y_point</w:t>
      </w:r>
      <w:proofErr w:type="spellEnd"/>
      <w:r w:rsidR="005577D2">
        <w:rPr>
          <w:color w:val="000000" w:themeColor="text1"/>
        </w:rPr>
        <w:t xml:space="preserve">), </w:t>
      </w:r>
      <w:proofErr w:type="spellStart"/>
      <w:proofErr w:type="gramStart"/>
      <w:r w:rsidR="005577D2">
        <w:rPr>
          <w:color w:val="000000" w:themeColor="text1"/>
        </w:rPr>
        <w:t>xytext</w:t>
      </w:r>
      <w:proofErr w:type="spellEnd"/>
      <w:r w:rsidR="005577D2">
        <w:rPr>
          <w:color w:val="000000" w:themeColor="text1"/>
        </w:rPr>
        <w:t>(</w:t>
      </w:r>
      <w:proofErr w:type="spellStart"/>
      <w:proofErr w:type="gramEnd"/>
      <w:r w:rsidR="005577D2">
        <w:rPr>
          <w:color w:val="000000" w:themeColor="text1"/>
        </w:rPr>
        <w:t>x_text</w:t>
      </w:r>
      <w:proofErr w:type="spellEnd"/>
      <w:r w:rsidR="005577D2">
        <w:rPr>
          <w:color w:val="000000" w:themeColor="text1"/>
        </w:rPr>
        <w:t xml:space="preserve">, </w:t>
      </w:r>
      <w:proofErr w:type="spellStart"/>
      <w:r w:rsidR="005577D2">
        <w:rPr>
          <w:color w:val="000000" w:themeColor="text1"/>
        </w:rPr>
        <w:t>y_text</w:t>
      </w:r>
      <w:proofErr w:type="spellEnd"/>
      <w:r w:rsidR="005577D2">
        <w:rPr>
          <w:color w:val="000000" w:themeColor="text1"/>
        </w:rPr>
        <w:t>))</w:t>
      </w:r>
    </w:p>
    <w:p w14:paraId="47FC0E5C" w14:textId="45DFE6C6" w:rsidR="00D45AA0" w:rsidRDefault="00D45AA0" w:rsidP="00033091">
      <w:pPr>
        <w:rPr>
          <w:color w:val="000000" w:themeColor="text1"/>
        </w:rPr>
      </w:pPr>
      <w:r>
        <w:rPr>
          <w:color w:val="000000" w:themeColor="text1"/>
        </w:rPr>
        <w:t>Pie Charts: A pie chart is a circular chart divided into slices to show relative proportions of a whole.</w:t>
      </w:r>
      <w:r>
        <w:rPr>
          <w:color w:val="000000" w:themeColor="text1"/>
        </w:rPr>
        <w:br/>
        <w:t xml:space="preserve">     Each slice = a category &amp; Size of slice = value of that category relative to total</w:t>
      </w:r>
      <w:r w:rsidR="00EE5337">
        <w:rPr>
          <w:color w:val="000000" w:themeColor="text1"/>
        </w:rPr>
        <w:br/>
        <w:t xml:space="preserve">Customizations = </w:t>
      </w:r>
      <w:proofErr w:type="spellStart"/>
      <w:r w:rsidR="00EE5337">
        <w:rPr>
          <w:color w:val="000000" w:themeColor="text1"/>
        </w:rPr>
        <w:t>autopct</w:t>
      </w:r>
      <w:proofErr w:type="spellEnd"/>
      <w:r w:rsidR="00EE5337">
        <w:rPr>
          <w:color w:val="000000" w:themeColor="text1"/>
        </w:rPr>
        <w:t xml:space="preserve">, </w:t>
      </w:r>
      <w:proofErr w:type="spellStart"/>
      <w:r w:rsidR="00EE5337">
        <w:rPr>
          <w:color w:val="000000" w:themeColor="text1"/>
        </w:rPr>
        <w:t>colors</w:t>
      </w:r>
      <w:proofErr w:type="spellEnd"/>
      <w:r w:rsidR="00EE5337">
        <w:rPr>
          <w:color w:val="000000" w:themeColor="text1"/>
        </w:rPr>
        <w:t xml:space="preserve">, </w:t>
      </w:r>
      <w:proofErr w:type="spellStart"/>
      <w:r w:rsidR="00EE5337">
        <w:rPr>
          <w:color w:val="000000" w:themeColor="text1"/>
        </w:rPr>
        <w:t>Wedgeprops</w:t>
      </w:r>
      <w:proofErr w:type="spellEnd"/>
      <w:r w:rsidR="00EE5337">
        <w:rPr>
          <w:color w:val="000000" w:themeColor="text1"/>
        </w:rPr>
        <w:t xml:space="preserve">, explode, </w:t>
      </w:r>
      <w:proofErr w:type="spellStart"/>
      <w:r w:rsidR="00EE5337">
        <w:rPr>
          <w:color w:val="000000" w:themeColor="text1"/>
        </w:rPr>
        <w:t>startangle</w:t>
      </w:r>
      <w:proofErr w:type="spellEnd"/>
      <w:r w:rsidR="00EE5337">
        <w:rPr>
          <w:color w:val="000000" w:themeColor="text1"/>
        </w:rPr>
        <w:t>, shadow</w:t>
      </w:r>
    </w:p>
    <w:p w14:paraId="44BCFEA9" w14:textId="2740B2DA" w:rsidR="006D59F2" w:rsidRDefault="006D59F2" w:rsidP="00033091">
      <w:pPr>
        <w:rPr>
          <w:color w:val="000000" w:themeColor="text1"/>
        </w:rPr>
      </w:pPr>
      <w:r w:rsidRPr="006D59F2">
        <w:rPr>
          <w:b/>
          <w:bCs/>
          <w:color w:val="000000" w:themeColor="text1"/>
        </w:rPr>
        <w:t>Histograms</w:t>
      </w:r>
      <w:r>
        <w:rPr>
          <w:color w:val="000000" w:themeColor="text1"/>
        </w:rPr>
        <w:t xml:space="preserve">: A histogram shows the distribution of numerical data by - </w:t>
      </w:r>
      <w:r>
        <w:rPr>
          <w:color w:val="000000" w:themeColor="text1"/>
        </w:rPr>
        <w:br/>
        <w:t xml:space="preserve">                            Dividing values into bins (ranges)</w:t>
      </w:r>
      <w:r>
        <w:rPr>
          <w:color w:val="000000" w:themeColor="text1"/>
        </w:rPr>
        <w:br/>
        <w:t xml:space="preserve">                            Counting how many values fall into each bin (frequency)</w:t>
      </w:r>
      <w:r w:rsidR="00DC51E0">
        <w:rPr>
          <w:color w:val="000000" w:themeColor="text1"/>
        </w:rPr>
        <w:br/>
        <w:t xml:space="preserve">                  </w:t>
      </w:r>
      <w:proofErr w:type="spellStart"/>
      <w:r w:rsidR="00DC51E0" w:rsidRPr="009421EA">
        <w:rPr>
          <w:color w:val="00B0F0"/>
        </w:rPr>
        <w:t>axvline</w:t>
      </w:r>
      <w:proofErr w:type="spellEnd"/>
      <w:r w:rsidR="00DC51E0" w:rsidRPr="009421EA">
        <w:rPr>
          <w:color w:val="00B0F0"/>
        </w:rPr>
        <w:t xml:space="preserve"> </w:t>
      </w:r>
      <w:r w:rsidR="00DC51E0">
        <w:rPr>
          <w:color w:val="000000" w:themeColor="text1"/>
        </w:rPr>
        <w:t>= is used to draw a vertical reference line on a plot, common to mark cutoffs, averages, pass marks, or thresholds.</w:t>
      </w:r>
    </w:p>
    <w:p w14:paraId="3B59F502" w14:textId="4E2B09EF" w:rsidR="000A6272" w:rsidRDefault="000A6272" w:rsidP="00033091">
      <w:pPr>
        <w:rPr>
          <w:color w:val="000000" w:themeColor="text1"/>
        </w:rPr>
      </w:pPr>
      <w:r w:rsidRPr="001B1E4C">
        <w:rPr>
          <w:b/>
          <w:bCs/>
          <w:color w:val="000000" w:themeColor="text1"/>
        </w:rPr>
        <w:t>Box Plots</w:t>
      </w:r>
      <w:r>
        <w:rPr>
          <w:color w:val="000000" w:themeColor="text1"/>
        </w:rPr>
        <w:t xml:space="preserve">: A box plot is a statistical visualization that summarizes the distribution of a dataset using five key numbers - </w:t>
      </w:r>
      <w:r>
        <w:rPr>
          <w:color w:val="000000" w:themeColor="text1"/>
        </w:rPr>
        <w:br/>
        <w:t xml:space="preserve">     Minimum (lowest non-outlier)</w:t>
      </w:r>
      <w:r>
        <w:rPr>
          <w:color w:val="000000" w:themeColor="text1"/>
        </w:rPr>
        <w:br/>
        <w:t xml:space="preserve">     First Quartile (Q1) – 25</w:t>
      </w:r>
      <w:r w:rsidRPr="000A6272">
        <w:rPr>
          <w:color w:val="000000" w:themeColor="text1"/>
          <w:vertAlign w:val="superscript"/>
        </w:rPr>
        <w:t>th</w:t>
      </w:r>
      <w:r>
        <w:rPr>
          <w:color w:val="000000" w:themeColor="text1"/>
        </w:rPr>
        <w:t xml:space="preserve"> percentile</w:t>
      </w:r>
      <w:r>
        <w:rPr>
          <w:color w:val="000000" w:themeColor="text1"/>
        </w:rPr>
        <w:br/>
        <w:t xml:space="preserve">     Median (Q2) – 50</w:t>
      </w:r>
      <w:r w:rsidRPr="000A6272">
        <w:rPr>
          <w:color w:val="000000" w:themeColor="text1"/>
          <w:vertAlign w:val="superscript"/>
        </w:rPr>
        <w:t>th</w:t>
      </w:r>
      <w:r>
        <w:rPr>
          <w:color w:val="000000" w:themeColor="text1"/>
        </w:rPr>
        <w:t xml:space="preserve"> percentile</w:t>
      </w:r>
      <w:r>
        <w:rPr>
          <w:color w:val="000000" w:themeColor="text1"/>
        </w:rPr>
        <w:br/>
        <w:t xml:space="preserve">     Third Quartile (Q3) – 75</w:t>
      </w:r>
      <w:r w:rsidRPr="000A6272">
        <w:rPr>
          <w:color w:val="000000" w:themeColor="text1"/>
          <w:vertAlign w:val="superscript"/>
        </w:rPr>
        <w:t>th</w:t>
      </w:r>
      <w:r>
        <w:rPr>
          <w:color w:val="000000" w:themeColor="text1"/>
        </w:rPr>
        <w:t xml:space="preserve"> percentile</w:t>
      </w:r>
      <w:r>
        <w:rPr>
          <w:color w:val="000000" w:themeColor="text1"/>
        </w:rPr>
        <w:br/>
        <w:t xml:space="preserve">     Maximum (highest non-outlier)</w:t>
      </w:r>
      <w:r w:rsidR="00916338">
        <w:rPr>
          <w:color w:val="000000" w:themeColor="text1"/>
        </w:rPr>
        <w:br/>
      </w:r>
      <w:r w:rsidR="00916338">
        <w:rPr>
          <w:color w:val="000000" w:themeColor="text1"/>
        </w:rPr>
        <w:lastRenderedPageBreak/>
        <w:t xml:space="preserve">                    lower = Q1 – (1.5 * IQR)                                   Inter-Quartile Range IQR = Q3 – Q1</w:t>
      </w:r>
      <w:r w:rsidR="00916338">
        <w:rPr>
          <w:color w:val="000000" w:themeColor="text1"/>
        </w:rPr>
        <w:br/>
        <w:t xml:space="preserve">                    upper = Q3 + (1.5 * IQR)</w:t>
      </w:r>
      <w:ins w:id="0" w:author="Microsoft Word" w:date="2026-10-10T22:40:00Z" w16du:dateUtc="2026-10-10T17:10:00Z">
        <w:r w:rsidR="00953445">
          <w:rPr>
            <w:color w:val="000000" w:themeColor="text1"/>
          </w:rPr>
          <w:br/>
        </w:r>
        <w:r w:rsidR="008D0C05">
          <w:rPr>
            <w:color w:val="000000" w:themeColor="text1"/>
          </w:rPr>
          <w:t>Additional Operations: Multiple Datasets, Horizontal Box Plot, Show Mean, Change Whisker Length</w:t>
        </w:r>
      </w:ins>
    </w:p>
    <w:p w14:paraId="51730985" w14:textId="551BBF2D" w:rsidR="005B690F" w:rsidRDefault="00446808" w:rsidP="00033091">
      <w:pPr>
        <w:rPr>
          <w:b/>
          <w:bCs/>
          <w:color w:val="000000" w:themeColor="text1"/>
        </w:rPr>
      </w:pPr>
      <w:r w:rsidRPr="00446808">
        <w:rPr>
          <w:b/>
          <w:bCs/>
          <w:color w:val="000000" w:themeColor="text1"/>
        </w:rPr>
        <w:t>Modern Matplotlib</w:t>
      </w:r>
      <w:r>
        <w:rPr>
          <w:color w:val="000000" w:themeColor="text1"/>
        </w:rPr>
        <w:br/>
        <w:t xml:space="preserve">Object Oriented </w:t>
      </w:r>
      <w:proofErr w:type="gramStart"/>
      <w:r>
        <w:rPr>
          <w:color w:val="000000" w:themeColor="text1"/>
        </w:rPr>
        <w:t>API</w:t>
      </w:r>
      <w:r w:rsidR="00C97F52">
        <w:rPr>
          <w:color w:val="000000" w:themeColor="text1"/>
        </w:rPr>
        <w:t xml:space="preserve">  –</w:t>
      </w:r>
      <w:proofErr w:type="gramEnd"/>
      <w:r w:rsidR="00C97F52">
        <w:rPr>
          <w:color w:val="000000" w:themeColor="text1"/>
        </w:rPr>
        <w:t xml:space="preserve">  </w:t>
      </w:r>
      <w:proofErr w:type="spellStart"/>
      <w:proofErr w:type="gramStart"/>
      <w:r w:rsidR="00C97F52">
        <w:rPr>
          <w:color w:val="000000" w:themeColor="text1"/>
        </w:rPr>
        <w:t>plt.subplots</w:t>
      </w:r>
      <w:proofErr w:type="spellEnd"/>
      <w:proofErr w:type="gramEnd"/>
      <w:r w:rsidR="00C97F52">
        <w:rPr>
          <w:color w:val="000000" w:themeColor="text1"/>
        </w:rPr>
        <w:t>() -&gt; figure, axes</w:t>
      </w:r>
    </w:p>
    <w:p w14:paraId="3AC43BEC" w14:textId="22C26318" w:rsidR="00750AA7" w:rsidRDefault="00750AA7" w:rsidP="00033091">
      <w:pPr>
        <w:rPr>
          <w:color w:val="000000" w:themeColor="text1"/>
        </w:rPr>
      </w:pPr>
      <w:r w:rsidRPr="001C6DF2">
        <w:rPr>
          <w:b/>
          <w:bCs/>
          <w:color w:val="000000" w:themeColor="text1"/>
        </w:rPr>
        <w:t>Stack Plots</w:t>
      </w:r>
      <w:r>
        <w:rPr>
          <w:color w:val="000000" w:themeColor="text1"/>
        </w:rPr>
        <w:t>: A stack plot is a type of plot where multiple data series are stacked on top of each other. Each “layer” shows the contribution of one category, and the top line shows the cumulative total.</w:t>
      </w:r>
    </w:p>
    <w:p w14:paraId="4CA8D516" w14:textId="6295A19C" w:rsidR="001C6DF2" w:rsidRDefault="001C6DF2" w:rsidP="00033091">
      <w:pPr>
        <w:rPr>
          <w:color w:val="000000" w:themeColor="text1"/>
        </w:rPr>
      </w:pPr>
      <w:r w:rsidRPr="001C6DF2">
        <w:rPr>
          <w:b/>
          <w:bCs/>
          <w:color w:val="000000" w:themeColor="text1"/>
        </w:rPr>
        <w:t>Subplots</w:t>
      </w:r>
      <w:r>
        <w:rPr>
          <w:color w:val="000000" w:themeColor="text1"/>
        </w:rPr>
        <w:t>: A subplot allows you to draw multiple plots in the same figure.</w:t>
      </w:r>
      <w:r>
        <w:rPr>
          <w:color w:val="000000" w:themeColor="text1"/>
        </w:rPr>
        <w:br/>
        <w:t xml:space="preserve">                   </w:t>
      </w:r>
      <w:proofErr w:type="spellStart"/>
      <w:proofErr w:type="gramStart"/>
      <w:r>
        <w:rPr>
          <w:color w:val="000000" w:themeColor="text1"/>
        </w:rPr>
        <w:t>plt.subplot</w:t>
      </w:r>
      <w:proofErr w:type="spellEnd"/>
      <w:proofErr w:type="gramEnd"/>
      <w:r>
        <w:rPr>
          <w:color w:val="000000" w:themeColor="text1"/>
        </w:rPr>
        <w:t>(</w:t>
      </w:r>
      <w:proofErr w:type="spellStart"/>
      <w:r>
        <w:rPr>
          <w:color w:val="000000" w:themeColor="text1"/>
        </w:rPr>
        <w:t>nrows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ncols</w:t>
      </w:r>
      <w:proofErr w:type="spellEnd"/>
      <w:r>
        <w:rPr>
          <w:color w:val="000000" w:themeColor="text1"/>
        </w:rPr>
        <w:t>, index)</w:t>
      </w:r>
    </w:p>
    <w:p w14:paraId="0B0EAAA0" w14:textId="5814C398" w:rsidR="005413C1" w:rsidRPr="00817E20" w:rsidRDefault="005500C0" w:rsidP="00033091">
      <w:pPr>
        <w:rPr>
          <w:color w:val="000000" w:themeColor="text1"/>
        </w:rPr>
      </w:pPr>
      <w:r w:rsidRPr="005500C0">
        <w:rPr>
          <w:b/>
          <w:bCs/>
          <w:color w:val="000000" w:themeColor="text1"/>
        </w:rPr>
        <w:t>Seaborn</w:t>
      </w:r>
      <w:r>
        <w:rPr>
          <w:color w:val="000000" w:themeColor="text1"/>
        </w:rPr>
        <w:br/>
      </w:r>
      <w:proofErr w:type="spellStart"/>
      <w:r>
        <w:rPr>
          <w:color w:val="000000" w:themeColor="text1"/>
        </w:rPr>
        <w:t>Seaborn</w:t>
      </w:r>
      <w:proofErr w:type="spellEnd"/>
      <w:r>
        <w:rPr>
          <w:color w:val="000000" w:themeColor="text1"/>
        </w:rPr>
        <w:t xml:space="preserve"> is a Python </w:t>
      </w:r>
      <w:r w:rsidRPr="005500C0">
        <w:rPr>
          <w:color w:val="EE0000"/>
        </w:rPr>
        <w:t xml:space="preserve">data visualisation </w:t>
      </w:r>
      <w:r>
        <w:rPr>
          <w:color w:val="000000" w:themeColor="text1"/>
        </w:rPr>
        <w:t>library based on matplotlib</w:t>
      </w:r>
      <w:r w:rsidR="002370A5">
        <w:rPr>
          <w:color w:val="000000" w:themeColor="text1"/>
        </w:rPr>
        <w:br/>
        <w:t xml:space="preserve">CI (Confidence Interval) -&gt; 95% and shaded area in some increasing line plot is </w:t>
      </w:r>
      <w:proofErr w:type="gramStart"/>
      <w:r w:rsidR="002370A5" w:rsidRPr="002370A5">
        <w:rPr>
          <w:b/>
          <w:bCs/>
          <w:color w:val="000000" w:themeColor="text1"/>
        </w:rPr>
        <w:t>mean(</w:t>
      </w:r>
      <w:proofErr w:type="gramEnd"/>
      <w:r w:rsidR="002370A5" w:rsidRPr="002370A5">
        <w:rPr>
          <w:b/>
          <w:bCs/>
          <w:color w:val="000000" w:themeColor="text1"/>
        </w:rPr>
        <w:t>+/</w:t>
      </w:r>
      <w:proofErr w:type="gramStart"/>
      <w:r w:rsidR="002370A5" w:rsidRPr="002370A5">
        <w:rPr>
          <w:b/>
          <w:bCs/>
          <w:color w:val="000000" w:themeColor="text1"/>
        </w:rPr>
        <w:t>- )CI</w:t>
      </w:r>
      <w:proofErr w:type="gramEnd"/>
      <w:r w:rsidR="00817E20">
        <w:rPr>
          <w:b/>
          <w:bCs/>
          <w:color w:val="000000" w:themeColor="text1"/>
        </w:rPr>
        <w:br/>
      </w:r>
      <w:r w:rsidR="00817E20" w:rsidRPr="00817E20">
        <w:rPr>
          <w:color w:val="000000" w:themeColor="text1"/>
        </w:rPr>
        <w:t xml:space="preserve">Relational Plots </w:t>
      </w:r>
      <w:r w:rsidR="00817E20">
        <w:rPr>
          <w:color w:val="000000" w:themeColor="text1"/>
        </w:rPr>
        <w:t>–</w:t>
      </w:r>
      <w:r w:rsidR="00817E20" w:rsidRPr="00817E20">
        <w:rPr>
          <w:color w:val="000000" w:themeColor="text1"/>
        </w:rPr>
        <w:t xml:space="preserve"> Scatter</w:t>
      </w:r>
      <w:r w:rsidR="00817E20">
        <w:rPr>
          <w:b/>
          <w:bCs/>
          <w:color w:val="000000" w:themeColor="text1"/>
        </w:rPr>
        <w:t xml:space="preserve"> </w:t>
      </w:r>
      <w:r w:rsidR="00817E20" w:rsidRPr="00817E20">
        <w:rPr>
          <w:color w:val="000000" w:themeColor="text1"/>
        </w:rPr>
        <w:t>Plots &amp; Line Plots</w:t>
      </w:r>
      <w:r w:rsidR="00817E20">
        <w:rPr>
          <w:color w:val="000000" w:themeColor="text1"/>
        </w:rPr>
        <w:br/>
        <w:t>Categorical Plots – Bar Plots &amp; Box Plots</w:t>
      </w:r>
      <w:r w:rsidR="00742660">
        <w:rPr>
          <w:color w:val="000000" w:themeColor="text1"/>
        </w:rPr>
        <w:br/>
        <w:t xml:space="preserve">Distribution Plots – Histogram </w:t>
      </w:r>
      <w:r w:rsidR="005413C1">
        <w:rPr>
          <w:color w:val="000000" w:themeColor="text1"/>
        </w:rPr>
        <w:br/>
        <w:t xml:space="preserve">Matrix Plots </w:t>
      </w:r>
      <w:r w:rsidR="0053632E">
        <w:rPr>
          <w:color w:val="000000" w:themeColor="text1"/>
        </w:rPr>
        <w:t>–</w:t>
      </w:r>
      <w:r w:rsidR="005413C1">
        <w:rPr>
          <w:color w:val="000000" w:themeColor="text1"/>
        </w:rPr>
        <w:t xml:space="preserve"> Heatmaps</w:t>
      </w:r>
      <w:r w:rsidR="0053632E">
        <w:rPr>
          <w:color w:val="000000" w:themeColor="text1"/>
        </w:rPr>
        <w:t xml:space="preserve"> -&gt; Plot rectangular data as </w:t>
      </w:r>
      <w:r w:rsidR="0012494F">
        <w:rPr>
          <w:color w:val="000000" w:themeColor="text1"/>
        </w:rPr>
        <w:t>a colour-encoded</w:t>
      </w:r>
      <w:r w:rsidR="0053632E">
        <w:rPr>
          <w:color w:val="000000" w:themeColor="text1"/>
        </w:rPr>
        <w:t xml:space="preserve"> matrix</w:t>
      </w:r>
    </w:p>
    <w:sectPr w:rsidR="005413C1" w:rsidRPr="00817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B3B"/>
    <w:rsid w:val="00033091"/>
    <w:rsid w:val="00042E2C"/>
    <w:rsid w:val="00077D7D"/>
    <w:rsid w:val="00090ACA"/>
    <w:rsid w:val="00093D22"/>
    <w:rsid w:val="000A6272"/>
    <w:rsid w:val="000A6E0E"/>
    <w:rsid w:val="000C7E76"/>
    <w:rsid w:val="0010275D"/>
    <w:rsid w:val="00111286"/>
    <w:rsid w:val="0012494F"/>
    <w:rsid w:val="0016692E"/>
    <w:rsid w:val="00180D1F"/>
    <w:rsid w:val="001937F3"/>
    <w:rsid w:val="00193E1E"/>
    <w:rsid w:val="001B1E4C"/>
    <w:rsid w:val="001C3BC9"/>
    <w:rsid w:val="001C4875"/>
    <w:rsid w:val="001C6DF2"/>
    <w:rsid w:val="001E0F5F"/>
    <w:rsid w:val="001F0F1C"/>
    <w:rsid w:val="001F48C5"/>
    <w:rsid w:val="001F5600"/>
    <w:rsid w:val="00205134"/>
    <w:rsid w:val="00215C91"/>
    <w:rsid w:val="002332B5"/>
    <w:rsid w:val="002370A5"/>
    <w:rsid w:val="00252B22"/>
    <w:rsid w:val="00255611"/>
    <w:rsid w:val="00274C67"/>
    <w:rsid w:val="002A2F4C"/>
    <w:rsid w:val="002A4C03"/>
    <w:rsid w:val="002C4560"/>
    <w:rsid w:val="002D4D0E"/>
    <w:rsid w:val="00302E4B"/>
    <w:rsid w:val="003116EF"/>
    <w:rsid w:val="00321768"/>
    <w:rsid w:val="003272D3"/>
    <w:rsid w:val="00332392"/>
    <w:rsid w:val="00337830"/>
    <w:rsid w:val="0034449C"/>
    <w:rsid w:val="00344C5A"/>
    <w:rsid w:val="00345D56"/>
    <w:rsid w:val="00352810"/>
    <w:rsid w:val="003576B0"/>
    <w:rsid w:val="00366BE8"/>
    <w:rsid w:val="0037612B"/>
    <w:rsid w:val="00395273"/>
    <w:rsid w:val="003A5B3B"/>
    <w:rsid w:val="003C67AE"/>
    <w:rsid w:val="003D4A30"/>
    <w:rsid w:val="003E6D43"/>
    <w:rsid w:val="00430CD0"/>
    <w:rsid w:val="00446808"/>
    <w:rsid w:val="00452DFF"/>
    <w:rsid w:val="00463D08"/>
    <w:rsid w:val="004912D3"/>
    <w:rsid w:val="00495CE4"/>
    <w:rsid w:val="004A365D"/>
    <w:rsid w:val="004A438C"/>
    <w:rsid w:val="004A60B0"/>
    <w:rsid w:val="004C57E0"/>
    <w:rsid w:val="004D34CF"/>
    <w:rsid w:val="004D6B08"/>
    <w:rsid w:val="004E14E3"/>
    <w:rsid w:val="004E4CA8"/>
    <w:rsid w:val="004E6D08"/>
    <w:rsid w:val="004E71EC"/>
    <w:rsid w:val="00504EEC"/>
    <w:rsid w:val="005069C0"/>
    <w:rsid w:val="0051195C"/>
    <w:rsid w:val="00521FD3"/>
    <w:rsid w:val="00522672"/>
    <w:rsid w:val="0053632E"/>
    <w:rsid w:val="005413C1"/>
    <w:rsid w:val="005424CF"/>
    <w:rsid w:val="0054524F"/>
    <w:rsid w:val="005500C0"/>
    <w:rsid w:val="00551A80"/>
    <w:rsid w:val="005577D2"/>
    <w:rsid w:val="005B2CDC"/>
    <w:rsid w:val="005B690F"/>
    <w:rsid w:val="005E707D"/>
    <w:rsid w:val="00602D40"/>
    <w:rsid w:val="006547AA"/>
    <w:rsid w:val="006645FE"/>
    <w:rsid w:val="00666800"/>
    <w:rsid w:val="0067331E"/>
    <w:rsid w:val="006737A3"/>
    <w:rsid w:val="00677D8F"/>
    <w:rsid w:val="00692B09"/>
    <w:rsid w:val="006941D0"/>
    <w:rsid w:val="00696FA9"/>
    <w:rsid w:val="006B2399"/>
    <w:rsid w:val="006D48D7"/>
    <w:rsid w:val="006D59F2"/>
    <w:rsid w:val="006E0BED"/>
    <w:rsid w:val="006E3706"/>
    <w:rsid w:val="00700E70"/>
    <w:rsid w:val="00706B84"/>
    <w:rsid w:val="00707504"/>
    <w:rsid w:val="00716B64"/>
    <w:rsid w:val="007326AA"/>
    <w:rsid w:val="00742660"/>
    <w:rsid w:val="00750AA7"/>
    <w:rsid w:val="00751C21"/>
    <w:rsid w:val="0076307F"/>
    <w:rsid w:val="007642A1"/>
    <w:rsid w:val="00772C96"/>
    <w:rsid w:val="00790425"/>
    <w:rsid w:val="0079172C"/>
    <w:rsid w:val="007954AC"/>
    <w:rsid w:val="007B393E"/>
    <w:rsid w:val="007B4EB3"/>
    <w:rsid w:val="007C5D83"/>
    <w:rsid w:val="007E183B"/>
    <w:rsid w:val="007E6770"/>
    <w:rsid w:val="00805CF4"/>
    <w:rsid w:val="00815C21"/>
    <w:rsid w:val="00817E20"/>
    <w:rsid w:val="00820848"/>
    <w:rsid w:val="00821B98"/>
    <w:rsid w:val="0083402E"/>
    <w:rsid w:val="00840E14"/>
    <w:rsid w:val="008653C2"/>
    <w:rsid w:val="0088073F"/>
    <w:rsid w:val="00887E7B"/>
    <w:rsid w:val="00890BDB"/>
    <w:rsid w:val="008C486C"/>
    <w:rsid w:val="008D07EB"/>
    <w:rsid w:val="008D0C05"/>
    <w:rsid w:val="009019B0"/>
    <w:rsid w:val="00916338"/>
    <w:rsid w:val="009273F2"/>
    <w:rsid w:val="00932AE3"/>
    <w:rsid w:val="009421EA"/>
    <w:rsid w:val="00953445"/>
    <w:rsid w:val="00961911"/>
    <w:rsid w:val="00964671"/>
    <w:rsid w:val="009A17C6"/>
    <w:rsid w:val="009A3902"/>
    <w:rsid w:val="009A5E98"/>
    <w:rsid w:val="009B49D1"/>
    <w:rsid w:val="009B6276"/>
    <w:rsid w:val="009C2D70"/>
    <w:rsid w:val="009D28FD"/>
    <w:rsid w:val="00A01455"/>
    <w:rsid w:val="00A12D8A"/>
    <w:rsid w:val="00A15896"/>
    <w:rsid w:val="00A24D79"/>
    <w:rsid w:val="00A45E41"/>
    <w:rsid w:val="00A47DD4"/>
    <w:rsid w:val="00A544D6"/>
    <w:rsid w:val="00A6043D"/>
    <w:rsid w:val="00A704BD"/>
    <w:rsid w:val="00A7745A"/>
    <w:rsid w:val="00A85D0E"/>
    <w:rsid w:val="00A86A36"/>
    <w:rsid w:val="00AB78FB"/>
    <w:rsid w:val="00AD1F65"/>
    <w:rsid w:val="00AD5E3C"/>
    <w:rsid w:val="00B00F2D"/>
    <w:rsid w:val="00B10CBE"/>
    <w:rsid w:val="00B11CF3"/>
    <w:rsid w:val="00B269FD"/>
    <w:rsid w:val="00B564C5"/>
    <w:rsid w:val="00B57B53"/>
    <w:rsid w:val="00B60B8F"/>
    <w:rsid w:val="00B637F0"/>
    <w:rsid w:val="00B754CF"/>
    <w:rsid w:val="00B81059"/>
    <w:rsid w:val="00B93995"/>
    <w:rsid w:val="00BA0283"/>
    <w:rsid w:val="00BA55EA"/>
    <w:rsid w:val="00BB14E5"/>
    <w:rsid w:val="00BE018B"/>
    <w:rsid w:val="00BF0625"/>
    <w:rsid w:val="00C177D8"/>
    <w:rsid w:val="00C740F2"/>
    <w:rsid w:val="00C97F52"/>
    <w:rsid w:val="00CA3235"/>
    <w:rsid w:val="00CA34EC"/>
    <w:rsid w:val="00CC6564"/>
    <w:rsid w:val="00CD6258"/>
    <w:rsid w:val="00CF3B92"/>
    <w:rsid w:val="00D02A8C"/>
    <w:rsid w:val="00D04305"/>
    <w:rsid w:val="00D04F8D"/>
    <w:rsid w:val="00D42629"/>
    <w:rsid w:val="00D42A79"/>
    <w:rsid w:val="00D45AA0"/>
    <w:rsid w:val="00D56792"/>
    <w:rsid w:val="00D63EB6"/>
    <w:rsid w:val="00D80C47"/>
    <w:rsid w:val="00D84E7A"/>
    <w:rsid w:val="00D869CD"/>
    <w:rsid w:val="00DA2ECA"/>
    <w:rsid w:val="00DC51E0"/>
    <w:rsid w:val="00DC5907"/>
    <w:rsid w:val="00DD52A6"/>
    <w:rsid w:val="00DE4279"/>
    <w:rsid w:val="00E242B6"/>
    <w:rsid w:val="00E52F38"/>
    <w:rsid w:val="00E97E96"/>
    <w:rsid w:val="00EA754C"/>
    <w:rsid w:val="00EB63EF"/>
    <w:rsid w:val="00ED3BC0"/>
    <w:rsid w:val="00ED4B95"/>
    <w:rsid w:val="00EE5337"/>
    <w:rsid w:val="00EE6004"/>
    <w:rsid w:val="00EF4DE8"/>
    <w:rsid w:val="00F005FB"/>
    <w:rsid w:val="00F135AF"/>
    <w:rsid w:val="00F470E5"/>
    <w:rsid w:val="00F855E0"/>
    <w:rsid w:val="00FA2BFE"/>
    <w:rsid w:val="00FB0013"/>
    <w:rsid w:val="00FD3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E30CD"/>
  <w15:chartTrackingRefBased/>
  <w15:docId w15:val="{A4961A7C-53F9-46A3-9F4A-9E2A5AC7D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B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B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B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B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B3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E6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E6D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6D43"/>
    <w:rPr>
      <w:color w:val="605E5C"/>
      <w:shd w:val="clear" w:color="auto" w:fill="E1DFDD"/>
    </w:rPr>
  </w:style>
  <w:style w:type="table" w:styleId="LightList-Accent3">
    <w:name w:val="Light List Accent 3"/>
    <w:basedOn w:val="TableNormal"/>
    <w:uiPriority w:val="61"/>
    <w:rsid w:val="00B57B5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asey@e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bob123@gmail.com" TargetMode="External"/><Relationship Id="rId5" Type="http://schemas.openxmlformats.org/officeDocument/2006/relationships/hyperlink" Target="mailto:adam@yahoo.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084B4-0E51-42BB-9FB9-3168AA249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1711</TotalTime>
  <Pages>12</Pages>
  <Words>3125</Words>
  <Characters>17817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Toushif Alam</dc:creator>
  <cp:keywords/>
  <dc:description/>
  <cp:lastModifiedBy>Toushif Alam</cp:lastModifiedBy>
  <cp:revision>153</cp:revision>
  <dcterms:created xsi:type="dcterms:W3CDTF">2026-07-14T16:07:00Z</dcterms:created>
  <dcterms:modified xsi:type="dcterms:W3CDTF">2026-10-11T16:53:00Z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9c85644e-a2e1-49ec-92e7-e758f7715395</vt:lpwstr>
  </property>
</Properties>
</file>